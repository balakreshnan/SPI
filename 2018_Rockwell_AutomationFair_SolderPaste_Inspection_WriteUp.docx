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470D" w:rsidRDefault="00DA2BF5">
      <w:r>
        <w:rPr>
          <w:noProof/>
        </w:rPr>
        <mc:AlternateContent>
          <mc:Choice Requires="wps">
            <w:drawing>
              <wp:anchor distT="0" distB="0" distL="114300" distR="114300" simplePos="0" relativeHeight="251658240" behindDoc="0" locked="0" layoutInCell="1" allowOverlap="1">
                <wp:simplePos x="0" y="0"/>
                <wp:positionH relativeFrom="page">
                  <wp:posOffset>-177165</wp:posOffset>
                </wp:positionH>
                <wp:positionV relativeFrom="page">
                  <wp:posOffset>-111760</wp:posOffset>
                </wp:positionV>
                <wp:extent cx="8001000" cy="2847340"/>
                <wp:effectExtent l="3810" t="2540" r="0" b="0"/>
                <wp:wrapNone/>
                <wp:docPr id="1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0" cy="2847340"/>
                        </a:xfrm>
                        <a:prstGeom prst="rect">
                          <a:avLst/>
                        </a:prstGeom>
                        <a:solidFill>
                          <a:schemeClr val="accent5">
                            <a:lumMod val="5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txbx>
                        <w:txbxContent>
                          <w:p w:rsidR="0000112E" w:rsidRDefault="002F75FE" w:rsidP="001149B1">
                            <w:pPr>
                              <w:pStyle w:val="Heading2"/>
                            </w:pPr>
                            <w:ins w:id="0" w:author="David Crook" w:date="2018-11-20T09:07:00Z">
                              <w:r>
                                <w:rPr>
                                  <w:noProof/>
                                </w:rPr>
                                <w:drawing>
                                  <wp:inline distT="0" distB="0" distL="0" distR="0" wp14:anchorId="5F2DA0A6" wp14:editId="29ACAF49">
                                    <wp:extent cx="7725410" cy="2664460"/>
                                    <wp:effectExtent l="0" t="0" r="889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25410" cy="2664460"/>
                                            </a:xfrm>
                                            <a:prstGeom prst="rect">
                                              <a:avLst/>
                                            </a:prstGeom>
                                          </pic:spPr>
                                        </pic:pic>
                                      </a:graphicData>
                                    </a:graphic>
                                  </wp:inline>
                                </w:drawing>
                              </w:r>
                            </w:ins>
                            <w:del w:id="1" w:author="David Crook" w:date="2018-11-20T09:06:00Z">
                              <w:r w:rsidR="008D6622" w:rsidDel="002F75FE">
                                <w:rPr>
                                  <w:noProof/>
                                </w:rPr>
                                <w:drawing>
                                  <wp:inline distT="0" distB="0" distL="0" distR="0" wp14:anchorId="7C0FC0B6" wp14:editId="0DCE7BEA">
                                    <wp:extent cx="8228529"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30709" cy="2839202"/>
                                            </a:xfrm>
                                            <a:prstGeom prst="rect">
                                              <a:avLst/>
                                            </a:prstGeom>
                                          </pic:spPr>
                                        </pic:pic>
                                      </a:graphicData>
                                    </a:graphic>
                                  </wp:inline>
                                </w:drawing>
                              </w:r>
                            </w:del>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13.95pt;margin-top:-8.8pt;width:630pt;height:224.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" fillcolor="#205867 [1608]" stroked="f" strokecolor="#4a7ebb" strokeweight="1.5pt">
                <v:shadow opacity="22938f" offset="0"/>
                <v:textbox inset=",7.2pt,,7.2pt">
                  <w:txbxContent>
                    <w:p w:rsidR="0000112E" w:rsidRDefault="002F75FE" w:rsidP="001149B1">
                      <w:pPr>
                        <w:pStyle w:val="Heading2"/>
                      </w:pPr>
                      <w:ins w:id="2" w:author="David Crook" w:date="2018-11-20T09:07:00Z">
                        <w:r>
                          <w:rPr>
                            <w:noProof/>
                          </w:rPr>
                          <w:drawing>
                            <wp:inline distT="0" distB="0" distL="0" distR="0" wp14:anchorId="5F2DA0A6" wp14:editId="29ACAF49">
                              <wp:extent cx="7725410" cy="2664460"/>
                              <wp:effectExtent l="0" t="0" r="889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25410" cy="2664460"/>
                                      </a:xfrm>
                                      <a:prstGeom prst="rect">
                                        <a:avLst/>
                                      </a:prstGeom>
                                    </pic:spPr>
                                  </pic:pic>
                                </a:graphicData>
                              </a:graphic>
                            </wp:inline>
                          </w:drawing>
                        </w:r>
                      </w:ins>
                      <w:del w:id="3" w:author="David Crook" w:date="2018-11-20T09:06:00Z">
                        <w:r w:rsidR="008D6622" w:rsidDel="002F75FE">
                          <w:rPr>
                            <w:noProof/>
                          </w:rPr>
                          <w:drawing>
                            <wp:inline distT="0" distB="0" distL="0" distR="0" wp14:anchorId="7C0FC0B6" wp14:editId="0DCE7BEA">
                              <wp:extent cx="8228529"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30709" cy="2839202"/>
                                      </a:xfrm>
                                      <a:prstGeom prst="rect">
                                        <a:avLst/>
                                      </a:prstGeom>
                                    </pic:spPr>
                                  </pic:pic>
                                </a:graphicData>
                              </a:graphic>
                            </wp:inline>
                          </w:drawing>
                        </w:r>
                      </w:del>
                    </w:p>
                  </w:txbxContent>
                </v:textbox>
                <w10:wrap anchorx="page" anchory="page"/>
              </v:rect>
            </w:pict>
          </mc:Fallback>
        </mc:AlternateContent>
      </w:r>
    </w:p>
    <w:p w:rsidR="0082470D" w:rsidRDefault="0082470D"/>
    <w:p w:rsidR="0082470D" w:rsidRDefault="0082470D"/>
    <w:p w:rsidR="0082470D" w:rsidRDefault="0082470D" w:rsidP="0082470D">
      <w:pPr>
        <w:rPr>
          <w:rFonts w:ascii="Arial" w:hAnsi="Arial"/>
          <w:b/>
          <w:sz w:val="36"/>
        </w:rPr>
      </w:pPr>
    </w:p>
    <w:p w:rsidR="0082470D" w:rsidRDefault="0082470D" w:rsidP="0082470D">
      <w:pPr>
        <w:rPr>
          <w:rFonts w:ascii="Arial" w:hAnsi="Arial"/>
          <w:b/>
          <w:sz w:val="36"/>
        </w:rPr>
      </w:pPr>
    </w:p>
    <w:p w:rsidR="0082470D" w:rsidRDefault="0082470D" w:rsidP="0082470D">
      <w:pPr>
        <w:rPr>
          <w:rFonts w:ascii="Arial" w:hAnsi="Arial"/>
          <w:b/>
          <w:sz w:val="36"/>
        </w:rPr>
      </w:pPr>
    </w:p>
    <w:p w:rsidR="0082470D" w:rsidRDefault="0082470D" w:rsidP="0082470D">
      <w:pPr>
        <w:rPr>
          <w:rFonts w:ascii="Arial" w:hAnsi="Arial"/>
          <w:b/>
          <w:sz w:val="36"/>
        </w:rPr>
      </w:pPr>
    </w:p>
    <w:p w:rsidR="0082470D" w:rsidRPr="00EE1259" w:rsidRDefault="00303049" w:rsidP="007D1701">
      <w:pPr>
        <w:pStyle w:val="NewsletterHeadline"/>
      </w:pPr>
      <w:sdt>
        <w:sdtPr>
          <w:id w:val="228783093"/>
          <w:placeholder>
            <w:docPart w:val="E33CC1DE7A2B49448D584EBD1CA70480"/>
          </w:placeholder>
        </w:sdtPr>
        <w:sdtEndPr/>
        <w:sdtContent>
          <w:r w:rsidR="007D1701" w:rsidRPr="007D1701">
            <w:t>Weekly Newsletter</w:t>
          </w:r>
        </w:sdtContent>
      </w:sdt>
    </w:p>
    <w:p w:rsidR="0082470D" w:rsidRPr="00EE1259" w:rsidRDefault="0082470D" w:rsidP="0082470D">
      <w:pPr>
        <w:rPr>
          <w:rFonts w:ascii="Arial" w:hAnsi="Arial"/>
          <w:sz w:val="22"/>
        </w:rPr>
      </w:pPr>
    </w:p>
    <w:p w:rsidR="00760E4B" w:rsidRDefault="00760E4B" w:rsidP="003E564B">
      <w:pPr>
        <w:pStyle w:val="NewsletterBody"/>
        <w:sectPr w:rsidR="00760E4B" w:rsidSect="00760E4B">
          <w:headerReference w:type="even" r:id="rId13"/>
          <w:headerReference w:type="default" r:id="rId14"/>
          <w:footerReference w:type="even" r:id="rId15"/>
          <w:footerReference w:type="default" r:id="rId16"/>
          <w:headerReference w:type="first" r:id="rId17"/>
          <w:footerReference w:type="first" r:id="rId18"/>
          <w:pgSz w:w="12240" w:h="15840"/>
          <w:pgMar w:top="1440" w:right="630" w:bottom="1440" w:left="720" w:header="720" w:footer="720" w:gutter="0"/>
          <w:cols w:space="720"/>
        </w:sectPr>
      </w:pPr>
    </w:p>
    <w:p w:rsidR="007E56C7" w:rsidRDefault="007E56C7" w:rsidP="003E564B">
      <w:pPr>
        <w:pStyle w:val="NewsletterBody"/>
        <w:rPr>
          <w:b/>
        </w:rPr>
      </w:pPr>
      <w:r>
        <w:rPr>
          <w:b/>
        </w:rPr>
        <w:t>Goals and Vision</w:t>
      </w:r>
    </w:p>
    <w:p w:rsidR="007E56C7" w:rsidRDefault="007E56C7" w:rsidP="003E564B">
      <w:pPr>
        <w:pStyle w:val="NewsletterBody"/>
      </w:pPr>
      <w:del w:id="4" w:author="David Crook" w:date="2018-11-20T10:14:00Z">
        <w:r w:rsidDel="00EE7674">
          <w:delText>The primary objective of this hack fest was to solve GISV</w:delText>
        </w:r>
        <w:r w:rsidR="00BF0AD2" w:rsidDel="00EE7674">
          <w:delText xml:space="preserve"> </w:delText>
        </w:r>
        <w:r w:rsidDel="00EE7674">
          <w:delText>advanced machine learning scenarios using Microsoft’s latest and greatest tools while providing feedback on those tools with the engineering teams present.</w:delText>
        </w:r>
        <w:r w:rsidR="00BF0AD2" w:rsidDel="00EE7674">
          <w:delText xml:space="preserve">  The primary tools leveraged were Project Vienna (Microsoft Machine Learning Workbench</w:delText>
        </w:r>
        <w:r w:rsidR="00906CB1" w:rsidDel="00EE7674">
          <w:delText>) and CNTK</w:delText>
        </w:r>
        <w:r w:rsidR="00BF0AD2" w:rsidDel="00EE7674">
          <w:delText xml:space="preserve"> along with a slew of Azure technologies.</w:delText>
        </w:r>
      </w:del>
      <w:ins w:id="5" w:author="David Crook" w:date="2018-11-20T10:14:00Z">
        <w:r w:rsidR="00EE7674">
          <w:t>The primary objective was to create a smart operations solution which augments the current solder paste inspection solution to</w:t>
        </w:r>
      </w:ins>
      <w:ins w:id="6" w:author="David Crook" w:date="2018-11-20T10:15:00Z">
        <w:r w:rsidR="005303C0">
          <w:t xml:space="preserve"> assist in eliminations of false positives thereby increasing operational efficiency of the electronics manufacturing line in Twinsburg, OH.  A secondary objective was to better understand the underlying tech</w:t>
        </w:r>
      </w:ins>
      <w:ins w:id="7" w:author="David Crook" w:date="2018-11-20T10:16:00Z">
        <w:r w:rsidR="005303C0">
          <w:t>nologies to build a closed loop machine learning solution in the industrial space such that these capabilities could be adopted by the Rockwell solution portfolio.</w:t>
        </w:r>
      </w:ins>
    </w:p>
    <w:p w:rsidR="007E56C7" w:rsidRPr="007E56C7" w:rsidRDefault="007E56C7" w:rsidP="003E564B">
      <w:pPr>
        <w:pStyle w:val="NewsletterBody"/>
        <w:rPr>
          <w:b/>
        </w:rPr>
      </w:pPr>
      <w:r>
        <w:rPr>
          <w:b/>
        </w:rPr>
        <w:t>Thank You TEAM!</w:t>
      </w:r>
    </w:p>
    <w:p w:rsidR="0082470D" w:rsidRPr="003E564B" w:rsidRDefault="00772C7A" w:rsidP="003E564B">
      <w:pPr>
        <w:pStyle w:val="NewsletterBody"/>
      </w:pPr>
      <w:del w:id="8" w:author="David Crook" w:date="2018-11-20T10:16:00Z">
        <w:r w:rsidDel="005303C0">
          <w:delText xml:space="preserve">Without a solid team, nothing can be accomplished.  For this </w:delText>
        </w:r>
        <w:r w:rsidR="00BF0AD2" w:rsidDel="005303C0">
          <w:delText>event,</w:delText>
        </w:r>
        <w:r w:rsidDel="005303C0">
          <w:delText xml:space="preserve"> we had a fantastic cross organization team consisting of folks from multiple orgs within CSE, Product, Vendors and of course our GISV partner participants.</w:delText>
        </w:r>
      </w:del>
      <w:ins w:id="9" w:author="David Crook" w:date="2018-11-20T10:16:00Z">
        <w:r w:rsidR="005303C0">
          <w:t>This project cut across many organizations, many countries and truly demonstrated the ONE Microsoft approach to a</w:t>
        </w:r>
      </w:ins>
      <w:ins w:id="10" w:author="David Crook" w:date="2018-11-20T10:17:00Z">
        <w:r w:rsidR="005303C0">
          <w:t>ccomplish an objective.  Without the full support of all participants we would not have the level of impact that we had</w:t>
        </w:r>
      </w:ins>
    </w:p>
    <w:p w:rsidR="005301DF" w:rsidRDefault="00772C7A" w:rsidP="00760E4B">
      <w:pPr>
        <w:pStyle w:val="NewsletterBody"/>
      </w:pPr>
      <w:r>
        <w:t xml:space="preserve">From the CSE org we had: </w:t>
      </w:r>
      <w:del w:id="11" w:author="David Crook" w:date="2018-11-20T10:17:00Z">
        <w:r w:rsidR="00906CB1" w:rsidDel="009E6525">
          <w:delText xml:space="preserve">David Crook, </w:delText>
        </w:r>
        <w:r w:rsidDel="009E6525">
          <w:delText>Maarten Van De Bospoort, Beth Zeranski, Nathaniel Rose, Tony Guidici, Hannah Krager, Micheleen Harris, Mustafa Kasap, Patty Ryan, Tony Angell</w:delText>
        </w:r>
        <w:r w:rsidR="00BF0AD2" w:rsidDel="009E6525">
          <w:delText>, Mona Habib</w:delText>
        </w:r>
        <w:r w:rsidDel="009E6525">
          <w:delText xml:space="preserve"> and </w:delText>
        </w:r>
        <w:r w:rsidR="00906CB1" w:rsidDel="009E6525">
          <w:delText>Chew-Yean Yam</w:delText>
        </w:r>
        <w:r w:rsidDel="009E6525">
          <w:delText>.</w:delText>
        </w:r>
      </w:del>
      <w:ins w:id="12" w:author="David Crook" w:date="2018-11-20T10:17:00Z">
        <w:r w:rsidR="009E6525">
          <w:t>David C</w:t>
        </w:r>
      </w:ins>
      <w:ins w:id="13" w:author="David Crook" w:date="2018-11-20T10:18:00Z">
        <w:r w:rsidR="009E6525">
          <w:t>rook, Bill Berry, Pamela Cortez, David Ruttka, Tony Angell, Ian Davis, Annie Bougie, Kevin Wittkopf, Mike Zawacki, Annie Bubinski, Tao Yang,</w:t>
        </w:r>
      </w:ins>
      <w:ins w:id="14" w:author="David Crook" w:date="2018-11-20T10:19:00Z">
        <w:r w:rsidR="009E6525">
          <w:t xml:space="preserve"> &amp;</w:t>
        </w:r>
      </w:ins>
      <w:ins w:id="15" w:author="David Crook" w:date="2018-11-20T10:18:00Z">
        <w:r w:rsidR="009E6525">
          <w:t xml:space="preserve"> Ayako Omori</w:t>
        </w:r>
      </w:ins>
      <w:ins w:id="16" w:author="David Crook" w:date="2018-11-20T10:19:00Z">
        <w:r w:rsidR="009E6525">
          <w:t>.</w:t>
        </w:r>
      </w:ins>
    </w:p>
    <w:p w:rsidR="00772C7A" w:rsidRDefault="00BF0AD2" w:rsidP="00760E4B">
      <w:pPr>
        <w:pStyle w:val="NewsletterBody"/>
        <w:rPr>
          <w:ins w:id="17" w:author="David Crook" w:date="2018-11-20T10:22:00Z"/>
        </w:rPr>
      </w:pPr>
      <w:del w:id="18" w:author="David Crook" w:date="2018-11-20T10:19:00Z">
        <w:r w:rsidDel="009E6525">
          <w:rPr>
            <w:noProof/>
          </w:rPr>
          <w:drawing>
            <wp:anchor distT="0" distB="0" distL="114300" distR="114300" simplePos="0" relativeHeight="251658241" behindDoc="1" locked="0" layoutInCell="1" allowOverlap="1">
              <wp:simplePos x="0" y="0"/>
              <wp:positionH relativeFrom="margin">
                <wp:align>left</wp:align>
              </wp:positionH>
              <wp:positionV relativeFrom="paragraph">
                <wp:posOffset>7620</wp:posOffset>
              </wp:positionV>
              <wp:extent cx="1810385" cy="1247775"/>
              <wp:effectExtent l="0" t="0" r="0" b="9525"/>
              <wp:wrapTight wrapText="bothSides">
                <wp:wrapPolygon edited="0">
                  <wp:start x="0" y="0"/>
                  <wp:lineTo x="0" y="21435"/>
                  <wp:lineTo x="21365" y="21435"/>
                  <wp:lineTo x="2136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0385" cy="1247775"/>
                      </a:xfrm>
                      <a:prstGeom prst="rect">
                        <a:avLst/>
                      </a:prstGeom>
                    </pic:spPr>
                  </pic:pic>
                </a:graphicData>
              </a:graphic>
              <wp14:sizeRelH relativeFrom="margin">
                <wp14:pctWidth>0</wp14:pctWidth>
              </wp14:sizeRelH>
              <wp14:sizeRelV relativeFrom="margin">
                <wp14:pctHeight>0</wp14:pctHeight>
              </wp14:sizeRelV>
            </wp:anchor>
          </w:drawing>
        </w:r>
      </w:del>
      <w:r w:rsidR="00772C7A">
        <w:t>From t</w:t>
      </w:r>
      <w:del w:id="19" w:author="David Crook" w:date="2018-11-20T10:19:00Z">
        <w:r w:rsidR="00772C7A" w:rsidDel="009E6525">
          <w:delText>he Vienna Product group, we had: Euan Garden, Ranvijay Kumar, Raymond Laghaeian, Gokhan Uluderya and even Matt Winkler came in for direct feedback.</w:delText>
        </w:r>
      </w:del>
      <w:ins w:id="20" w:author="David Crook" w:date="2018-11-20T10:19:00Z">
        <w:r w:rsidR="009E6525">
          <w:t xml:space="preserve">he account team we had: Balamurugan Balakreshnan, </w:t>
        </w:r>
      </w:ins>
      <w:ins w:id="21" w:author="David Crook" w:date="2018-11-20T10:20:00Z">
        <w:r w:rsidR="009E6525">
          <w:t xml:space="preserve">Stephen Chelack, Jose Valls, Gordon Blackwell, Tylor Merck, Mark Tanin, Ed Luck, Kari Bolger, Lenore </w:t>
        </w:r>
        <w:proofErr w:type="spellStart"/>
        <w:r w:rsidR="009E6525">
          <w:t>Mccarthy</w:t>
        </w:r>
        <w:proofErr w:type="spellEnd"/>
        <w:r w:rsidR="009E6525">
          <w:t>, Michael Walton</w:t>
        </w:r>
      </w:ins>
      <w:ins w:id="22" w:author="David Crook" w:date="2018-11-20T10:22:00Z">
        <w:r w:rsidR="009E6525">
          <w:t xml:space="preserve">, Beth </w:t>
        </w:r>
        <w:proofErr w:type="spellStart"/>
        <w:r w:rsidR="009E6525">
          <w:t>Humpreys</w:t>
        </w:r>
        <w:proofErr w:type="spellEnd"/>
        <w:r w:rsidR="009E6525">
          <w:t>, Stephen Philip and Eddy Saad.</w:t>
        </w:r>
      </w:ins>
      <w:ins w:id="23" w:author="David Crook" w:date="2018-11-20T10:35:00Z">
        <w:r w:rsidR="00187D39">
          <w:t xml:space="preserve"> </w:t>
        </w:r>
      </w:ins>
    </w:p>
    <w:p w:rsidR="009E6525" w:rsidRDefault="009E6525" w:rsidP="00760E4B">
      <w:pPr>
        <w:pStyle w:val="NewsletterBody"/>
      </w:pPr>
      <w:ins w:id="24" w:author="David Crook" w:date="2018-11-20T10:22:00Z">
        <w:r>
          <w:t xml:space="preserve">From the various product </w:t>
        </w:r>
        <w:proofErr w:type="gramStart"/>
        <w:r>
          <w:t>groups</w:t>
        </w:r>
        <w:proofErr w:type="gramEnd"/>
        <w:r>
          <w:t xml:space="preserve"> we had:  Alex Newman, Jiri Apple</w:t>
        </w:r>
      </w:ins>
      <w:ins w:id="25" w:author="David Crook" w:date="2018-11-20T10:23:00Z">
        <w:r>
          <w:t xml:space="preserve"> and</w:t>
        </w:r>
      </w:ins>
      <w:ins w:id="26" w:author="David Crook" w:date="2018-11-20T10:22:00Z">
        <w:r>
          <w:t xml:space="preserve"> Pierre Cauchois</w:t>
        </w:r>
      </w:ins>
      <w:ins w:id="27" w:author="David Crook" w:date="2018-11-20T10:23:00Z">
        <w:r>
          <w:t>.</w:t>
        </w:r>
      </w:ins>
    </w:p>
    <w:p w:rsidR="00772C7A" w:rsidDel="009E6525" w:rsidRDefault="00772C7A" w:rsidP="00760E4B">
      <w:pPr>
        <w:pStyle w:val="NewsletterBody"/>
        <w:rPr>
          <w:del w:id="28" w:author="David Crook" w:date="2018-11-20T10:23:00Z"/>
        </w:rPr>
      </w:pPr>
      <w:del w:id="29" w:author="David Crook" w:date="2018-11-20T10:23:00Z">
        <w:r w:rsidDel="009E6525">
          <w:delText>From the CNTK product group we had: Nikos Karampatziakis and Yuqing Tang.</w:delText>
        </w:r>
      </w:del>
    </w:p>
    <w:p w:rsidR="00BF0AD2" w:rsidDel="009E6525" w:rsidRDefault="00BF0AD2" w:rsidP="00760E4B">
      <w:pPr>
        <w:pStyle w:val="NewsletterBody"/>
        <w:rPr>
          <w:del w:id="30" w:author="David Crook" w:date="2018-11-20T10:23:00Z"/>
        </w:rPr>
      </w:pPr>
      <w:del w:id="31" w:author="David Crook" w:date="2018-11-20T10:23:00Z">
        <w:r w:rsidDel="009E6525">
          <w:delText>From the HDInsight PySpark team, we had Xiaoyong Zhu.</w:delText>
        </w:r>
      </w:del>
    </w:p>
    <w:p w:rsidR="00772C7A" w:rsidRDefault="00772C7A" w:rsidP="00760E4B">
      <w:pPr>
        <w:pStyle w:val="NewsletterBody"/>
      </w:pPr>
      <w:r>
        <w:t xml:space="preserve">From Rockwell </w:t>
      </w:r>
      <w:r w:rsidR="00BF0AD2">
        <w:t>Automation,</w:t>
      </w:r>
      <w:r>
        <w:t xml:space="preserve"> we had: </w:t>
      </w:r>
      <w:del w:id="32" w:author="David Crook" w:date="2018-11-20T10:23:00Z">
        <w:r w:rsidDel="009E6525">
          <w:delText>Tyler Sheveland, Eugene Mourzine and Yash P. Puranik.</w:delText>
        </w:r>
      </w:del>
      <w:ins w:id="33" w:author="David Crook" w:date="2018-11-20T10:23:00Z">
        <w:r w:rsidR="009E6525">
          <w:t>Francisco Maturana, Gregory Vance, M</w:t>
        </w:r>
      </w:ins>
      <w:ins w:id="34" w:author="David Crook" w:date="2018-11-20T10:24:00Z">
        <w:r w:rsidR="009E6525">
          <w:t xml:space="preserve">ikica Cvijetinovic, Troy Mahr, Robert F. Trinnes, </w:t>
        </w:r>
      </w:ins>
      <w:ins w:id="35" w:author="David Crook" w:date="2018-11-20T10:25:00Z">
        <w:r w:rsidR="009E6525">
          <w:t xml:space="preserve">Matthew Rismeyer, </w:t>
        </w:r>
        <w:r w:rsidR="00187D39">
          <w:t>Fatime Ly Seymore and Chirayu S. Shah.</w:t>
        </w:r>
      </w:ins>
    </w:p>
    <w:p w:rsidR="00772C7A" w:rsidDel="00187D39" w:rsidRDefault="00187D39" w:rsidP="003E564B">
      <w:pPr>
        <w:pStyle w:val="NewsletterBody"/>
        <w:rPr>
          <w:del w:id="36" w:author="David Crook" w:date="2018-11-20T10:26:00Z"/>
          <w:b/>
        </w:rPr>
      </w:pPr>
      <w:ins w:id="37" w:author="David Crook" w:date="2018-11-20T10:26:00Z">
        <w:r>
          <w:rPr>
            <w:b/>
          </w:rPr>
          <w:t>Special Call Outs</w:t>
        </w:r>
      </w:ins>
      <w:del w:id="38" w:author="David Crook" w:date="2018-11-20T10:26:00Z">
        <w:r w:rsidR="00772C7A" w:rsidDel="00187D39">
          <w:delText xml:space="preserve">From Arccos Golf we had: Sal Syed (CEO), </w:delText>
        </w:r>
        <w:r w:rsidR="00BF0AD2" w:rsidDel="00187D39">
          <w:delText>Jack Brown (VP Product), Colin Phillips, Murad Syed, Josh Schell, Kyle Steger.</w:delText>
        </w:r>
      </w:del>
    </w:p>
    <w:p w:rsidR="00187D39" w:rsidRDefault="00187D39" w:rsidP="00760E4B">
      <w:pPr>
        <w:pStyle w:val="NewsletterBody"/>
        <w:rPr>
          <w:ins w:id="39" w:author="David Crook" w:date="2018-11-20T10:26:00Z"/>
        </w:rPr>
      </w:pPr>
    </w:p>
    <w:p w:rsidR="00BF0AD2" w:rsidDel="00187D39" w:rsidRDefault="00187D39" w:rsidP="003E564B">
      <w:pPr>
        <w:pStyle w:val="NewsletterBody"/>
        <w:rPr>
          <w:del w:id="40" w:author="David Crook" w:date="2018-11-20T10:26:00Z"/>
        </w:rPr>
      </w:pPr>
      <w:ins w:id="41" w:author="David Crook" w:date="2018-11-20T10:26:00Z">
        <w:r>
          <w:t>Balamurugan Balakreshnan – For initial concept and push through for over 1 year</w:t>
        </w:r>
      </w:ins>
      <w:ins w:id="42" w:author="David Crook" w:date="2018-11-20T10:27:00Z">
        <w:r>
          <w:t>.</w:t>
        </w:r>
      </w:ins>
      <w:del w:id="43" w:author="David Crook" w:date="2018-11-20T10:26:00Z">
        <w:r w:rsidR="00BF0AD2" w:rsidDel="00187D39">
          <w:delText>From Cobra Puma, we had Mike Yagley and Collin Levvick.</w:delText>
        </w:r>
      </w:del>
    </w:p>
    <w:p w:rsidR="00187D39" w:rsidRDefault="00187D39" w:rsidP="00760E4B">
      <w:pPr>
        <w:pStyle w:val="NewsletterBody"/>
        <w:rPr>
          <w:ins w:id="44" w:author="David Crook" w:date="2018-11-20T10:27:00Z"/>
        </w:rPr>
      </w:pPr>
    </w:p>
    <w:p w:rsidR="00BF0AD2" w:rsidDel="00187D39" w:rsidRDefault="00187D39" w:rsidP="003E564B">
      <w:pPr>
        <w:pStyle w:val="NewsletterBody"/>
        <w:rPr>
          <w:del w:id="45" w:author="David Crook" w:date="2018-11-20T10:26:00Z"/>
        </w:rPr>
      </w:pPr>
      <w:ins w:id="46" w:author="David Crook" w:date="2018-11-20T10:27:00Z">
        <w:r>
          <w:t>Bill Berry – For sheer perseverance and strength of will to make it work on the latest industrial hardware from Rockwell.</w:t>
        </w:r>
      </w:ins>
      <w:del w:id="47" w:author="David Crook" w:date="2018-11-20T10:26:00Z">
        <w:r w:rsidR="00BF0AD2" w:rsidDel="00187D39">
          <w:delText>Finally, special thanks go out to Dallas DeRemer for her fantastic logistical support.</w:delText>
        </w:r>
      </w:del>
    </w:p>
    <w:p w:rsidR="00187D39" w:rsidRPr="003E564B" w:rsidRDefault="00187D39" w:rsidP="00760E4B">
      <w:pPr>
        <w:pStyle w:val="NewsletterBody"/>
        <w:rPr>
          <w:ins w:id="48" w:author="David Crook" w:date="2018-11-20T10:28:00Z"/>
        </w:rPr>
      </w:pPr>
    </w:p>
    <w:p w:rsidR="00187D39" w:rsidRPr="00187D39" w:rsidRDefault="00187D39" w:rsidP="003E564B">
      <w:pPr>
        <w:pStyle w:val="NewsletterBody"/>
        <w:rPr>
          <w:ins w:id="49" w:author="David Crook" w:date="2018-11-20T10:26:00Z"/>
          <w:rPrChange w:id="50" w:author="David Crook" w:date="2018-11-20T10:28:00Z">
            <w:rPr>
              <w:ins w:id="51" w:author="David Crook" w:date="2018-11-20T10:26:00Z"/>
              <w:b/>
            </w:rPr>
          </w:rPrChange>
        </w:rPr>
      </w:pPr>
      <w:ins w:id="52" w:author="David Crook" w:date="2018-11-20T10:28:00Z">
        <w:r>
          <w:t>Francisco Maturana – For the strong technical partnership, and co-ordination on the Rockwell side.</w:t>
        </w:r>
      </w:ins>
    </w:p>
    <w:p w:rsidR="00BF0AD2" w:rsidRDefault="00BF0AD2" w:rsidP="003E564B">
      <w:pPr>
        <w:pStyle w:val="NewsletterBody"/>
        <w:rPr>
          <w:b/>
        </w:rPr>
      </w:pPr>
      <w:r>
        <w:rPr>
          <w:b/>
        </w:rPr>
        <w:t>By the Numbers</w:t>
      </w:r>
    </w:p>
    <w:p w:rsidR="00D13363" w:rsidRDefault="00D13363" w:rsidP="003E564B">
      <w:pPr>
        <w:pStyle w:val="NewsletterBody"/>
      </w:pPr>
      <w:del w:id="53" w:author="David Crook" w:date="2018-11-20T10:45:00Z">
        <w:r w:rsidDel="00DF30BB">
          <w:rPr>
            <w:noProof/>
          </w:rPr>
          <w:drawing>
            <wp:inline distT="0" distB="0" distL="0" distR="0" wp14:anchorId="7CF9B7F0" wp14:editId="44CF82AE">
              <wp:extent cx="2840926" cy="2105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0503" cy="2282543"/>
                      </a:xfrm>
                      <a:prstGeom prst="rect">
                        <a:avLst/>
                      </a:prstGeom>
                    </pic:spPr>
                  </pic:pic>
                </a:graphicData>
              </a:graphic>
            </wp:inline>
          </w:drawing>
        </w:r>
      </w:del>
      <w:ins w:id="54" w:author="David Crook" w:date="2018-11-20T10:45:00Z">
        <w:r w:rsidR="00DF30BB" w:rsidRPr="00DF30BB">
          <w:rPr>
            <w:noProof/>
          </w:rPr>
          <w:t xml:space="preserve"> </w:t>
        </w:r>
        <w:r w:rsidR="00DF30BB">
          <w:rPr>
            <w:noProof/>
          </w:rPr>
          <w:drawing>
            <wp:inline distT="0" distB="0" distL="0" distR="0" wp14:anchorId="755BA1C5" wp14:editId="06CBF191">
              <wp:extent cx="2771775" cy="2371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1775" cy="2371725"/>
                      </a:xfrm>
                      <a:prstGeom prst="rect">
                        <a:avLst/>
                      </a:prstGeom>
                    </pic:spPr>
                  </pic:pic>
                </a:graphicData>
              </a:graphic>
            </wp:inline>
          </w:drawing>
        </w:r>
      </w:ins>
    </w:p>
    <w:p w:rsidR="00BF0AD2" w:rsidRDefault="000B1182" w:rsidP="003E564B">
      <w:pPr>
        <w:pStyle w:val="NewsletterBody"/>
      </w:pPr>
      <w:del w:id="55" w:author="David Crook" w:date="2018-11-20T10:45:00Z">
        <w:r w:rsidDel="00DF30BB">
          <w:delText>11 CSE participants from 3 orgs</w:delText>
        </w:r>
      </w:del>
      <w:ins w:id="56" w:author="David Crook" w:date="2018-11-20T10:45:00Z">
        <w:r w:rsidR="00DF30BB">
          <w:t>36 collaborators from 2 companies</w:t>
        </w:r>
      </w:ins>
    </w:p>
    <w:p w:rsidR="000B1182" w:rsidRDefault="00D13363" w:rsidP="003E564B">
      <w:pPr>
        <w:pStyle w:val="NewsletterBody"/>
      </w:pPr>
      <w:del w:id="57" w:author="David Crook" w:date="2018-11-20T10:45:00Z">
        <w:r w:rsidDel="00DF30BB">
          <w:delText>9 p</w:delText>
        </w:r>
        <w:r w:rsidR="000B1182" w:rsidDel="00DF30BB">
          <w:delText>roduct participants from 3 products</w:delText>
        </w:r>
      </w:del>
      <w:ins w:id="58" w:author="David Crook" w:date="2018-11-20T10:45:00Z">
        <w:r w:rsidR="00DF30BB">
          <w:t>10 org</w:t>
        </w:r>
      </w:ins>
      <w:ins w:id="59" w:author="David Crook" w:date="2018-11-20T10:46:00Z">
        <w:r w:rsidR="00DF30BB">
          <w:t>anizations spread across 4 countries</w:t>
        </w:r>
      </w:ins>
    </w:p>
    <w:p w:rsidR="000B1182" w:rsidRDefault="00D13363" w:rsidP="003E564B">
      <w:pPr>
        <w:pStyle w:val="NewsletterBody"/>
      </w:pPr>
      <w:del w:id="60" w:author="David Crook" w:date="2018-11-20T10:46:00Z">
        <w:r w:rsidDel="00DF30BB">
          <w:delText>11 p</w:delText>
        </w:r>
        <w:r w:rsidR="000B1182" w:rsidDel="00DF30BB">
          <w:delText>artner participants from 3 ISVs</w:delText>
        </w:r>
      </w:del>
      <w:ins w:id="61" w:author="David Crook" w:date="2018-11-20T10:47:00Z">
        <w:r w:rsidR="00DF30BB">
          <w:t>&gt;</w:t>
        </w:r>
      </w:ins>
      <w:ins w:id="62" w:author="David Crook" w:date="2018-11-20T10:46:00Z">
        <w:r w:rsidR="00DF30BB">
          <w:t xml:space="preserve"> 19 technologies with 13 new bugs logged</w:t>
        </w:r>
      </w:ins>
    </w:p>
    <w:p w:rsidR="000B1182" w:rsidRDefault="00D13363" w:rsidP="003E564B">
      <w:pPr>
        <w:pStyle w:val="NewsletterBody"/>
      </w:pPr>
      <w:del w:id="63" w:author="David Crook" w:date="2018-11-20T10:46:00Z">
        <w:r w:rsidDel="00DF30BB">
          <w:delText xml:space="preserve">4 </w:delText>
        </w:r>
        <w:r w:rsidR="000B1182" w:rsidDel="00DF30BB">
          <w:delText xml:space="preserve">scenarios pursued (Satellite </w:delText>
        </w:r>
        <w:r w:rsidDel="00DF30BB">
          <w:delText xml:space="preserve">Image </w:delText>
        </w:r>
        <w:r w:rsidR="000B1182" w:rsidDel="00DF30BB">
          <w:delText>Hazard Segmentation, Putting Accuracy Improved, Azure ML Migration &amp; Factory Floor Alarm Consolidation)</w:delText>
        </w:r>
      </w:del>
      <w:ins w:id="64" w:author="David Crook" w:date="2018-11-20T10:46:00Z">
        <w:r w:rsidR="00DF30BB">
          <w:t>Of the 13 bugs logged, 7 are adoption blockers.</w:t>
        </w:r>
      </w:ins>
    </w:p>
    <w:p w:rsidR="005514AC" w:rsidRDefault="00DF30BB" w:rsidP="003E564B">
      <w:pPr>
        <w:pStyle w:val="NewsletterBody"/>
        <w:rPr>
          <w:ins w:id="65" w:author="David Crook" w:date="2018-11-20T10:49:00Z"/>
        </w:rPr>
      </w:pPr>
      <w:ins w:id="66" w:author="David Crook" w:date="2018-11-20T10:49:00Z">
        <w:r>
          <w:t>5 adoption blockers in Azure ML</w:t>
        </w:r>
      </w:ins>
      <w:ins w:id="67" w:author="Gokhan Uluderya" w:date="2017-08-02T15:19:00Z">
        <w:del w:id="68" w:author="David Crook" w:date="2018-11-20T10:47:00Z">
          <w:r w:rsidR="005514AC" w:rsidDel="00DF30BB">
            <w:delText>120+ feedback items created for Vienna working their way to VSO.</w:delText>
          </w:r>
        </w:del>
      </w:ins>
    </w:p>
    <w:p w:rsidR="00DF30BB" w:rsidDel="00DF30BB" w:rsidRDefault="00DF30BB" w:rsidP="003E564B">
      <w:pPr>
        <w:pStyle w:val="NewsletterBody"/>
        <w:rPr>
          <w:ins w:id="69" w:author="Gokhan Uluderya" w:date="2017-08-02T15:19:00Z"/>
          <w:del w:id="70" w:author="David Crook" w:date="2018-11-20T10:49:00Z"/>
        </w:rPr>
      </w:pPr>
      <w:ins w:id="71" w:author="David Crook" w:date="2018-11-20T10:49:00Z">
        <w:r>
          <w:t>2 adoption blockers in Azure IoT Suite</w:t>
        </w:r>
      </w:ins>
      <w:bookmarkStart w:id="72" w:name="_GoBack"/>
      <w:bookmarkEnd w:id="72"/>
    </w:p>
    <w:p w:rsidR="000B1182" w:rsidRDefault="00D13363" w:rsidP="003E564B">
      <w:pPr>
        <w:pStyle w:val="NewsletterBody"/>
        <w:rPr>
          <w:del w:id="73" w:author="Gokhan Uluderya" w:date="2017-08-02T15:19:00Z"/>
        </w:rPr>
      </w:pPr>
      <w:del w:id="74" w:author="Gokhan Uluderya" w:date="2017-08-02T15:19:00Z">
        <w:r>
          <w:delText>122 b</w:delText>
        </w:r>
        <w:r w:rsidR="000B1182">
          <w:delText xml:space="preserve">ugs logged into </w:delText>
        </w:r>
        <w:r w:rsidR="00D31491">
          <w:delText>Vienna’s</w:delText>
        </w:r>
        <w:r w:rsidR="000B1182">
          <w:delText xml:space="preserve"> VSO repository</w:delText>
        </w:r>
        <w:r>
          <w:delText>.</w:delText>
        </w:r>
      </w:del>
    </w:p>
    <w:p w:rsidR="000B1182" w:rsidRDefault="00D13363" w:rsidP="003E564B">
      <w:pPr>
        <w:pStyle w:val="NewsletterBody"/>
        <w:rPr>
          <w:del w:id="75" w:author="Gokhan Uluderya" w:date="2017-08-02T15:19:00Z"/>
        </w:rPr>
      </w:pPr>
      <w:del w:id="76" w:author="Gokhan Uluderya" w:date="2017-08-02T15:19:00Z">
        <w:r>
          <w:delText>31 f</w:delText>
        </w:r>
        <w:r w:rsidR="000B1182">
          <w:delText xml:space="preserve">eature requests logged into </w:delText>
        </w:r>
        <w:r w:rsidR="00D31491">
          <w:delText>Vienna’s</w:delText>
        </w:r>
        <w:r w:rsidR="000B1182">
          <w:delText xml:space="preserve"> VSO repository.</w:delText>
        </w:r>
      </w:del>
    </w:p>
    <w:p w:rsidR="000B1182" w:rsidRPr="000B1182" w:rsidDel="00DF30BB" w:rsidRDefault="00D13363" w:rsidP="003E564B">
      <w:pPr>
        <w:pStyle w:val="NewsletterBody"/>
        <w:rPr>
          <w:del w:id="77" w:author="David Crook" w:date="2018-11-20T10:48:00Z"/>
        </w:rPr>
      </w:pPr>
      <w:del w:id="78" w:author="David Crook" w:date="2018-11-20T10:48:00Z">
        <w:r w:rsidDel="00DF30BB">
          <w:delText>3 CNTK feature requests.</w:delText>
        </w:r>
      </w:del>
    </w:p>
    <w:p w:rsidR="00DF30BB" w:rsidRDefault="00DF30BB" w:rsidP="00FC4E74">
      <w:pPr>
        <w:pStyle w:val="NewsletterBody"/>
        <w:rPr>
          <w:ins w:id="79" w:author="David Crook" w:date="2018-11-20T10:48:00Z"/>
          <w:b/>
        </w:rPr>
      </w:pPr>
    </w:p>
    <w:p w:rsidR="00D13363" w:rsidRDefault="00D47727" w:rsidP="00FC4E74">
      <w:pPr>
        <w:pStyle w:val="NewsletterBody"/>
        <w:rPr>
          <w:b/>
        </w:rPr>
      </w:pPr>
      <w:r>
        <w:rPr>
          <w:b/>
        </w:rPr>
        <w:lastRenderedPageBreak/>
        <w:t>The Differentiator</w:t>
      </w:r>
    </w:p>
    <w:p w:rsidR="00D47727" w:rsidRPr="00991E4F" w:rsidRDefault="00034904" w:rsidP="00FC4E74">
      <w:pPr>
        <w:pStyle w:val="NewsletterBody"/>
        <w:rPr>
          <w:ins w:id="80" w:author="Gokhan Uluderya" w:date="2017-08-02T15:20:00Z"/>
          <w:color w:val="auto"/>
          <w:rPrChange w:id="81" w:author="David Crook" w:date="2017-08-02T18:32:00Z">
            <w:rPr>
              <w:ins w:id="82" w:author="Gokhan Uluderya" w:date="2017-08-02T15:20:00Z"/>
              <w:color w:val="FF0000"/>
            </w:rPr>
          </w:rPrChange>
        </w:rPr>
      </w:pPr>
      <w:r>
        <w:rPr>
          <w:color w:val="auto"/>
        </w:rPr>
        <w:t xml:space="preserve">The deep partnership across the 2 companies and 10 organizations </w:t>
      </w:r>
      <w:r w:rsidR="007869C0">
        <w:rPr>
          <w:color w:val="auto"/>
        </w:rPr>
        <w:t>was truly required in this scenario due to the deep level of integration and change that had to occur to bring this solution to life.</w:t>
      </w:r>
    </w:p>
    <w:p w:rsidR="00D47727" w:rsidRDefault="00991E4F" w:rsidP="00FC4E74">
      <w:pPr>
        <w:pStyle w:val="NewsletterBody"/>
        <w:rPr>
          <w:ins w:id="83" w:author="David Crook" w:date="2017-08-03T10:23:00Z"/>
          <w:color w:val="auto"/>
        </w:rPr>
      </w:pPr>
      <w:ins w:id="84" w:author="David Crook" w:date="2017-08-02T18:32:00Z">
        <w:r>
          <w:rPr>
            <w:i/>
            <w:color w:val="auto"/>
          </w:rPr>
          <w:t>“</w:t>
        </w:r>
      </w:ins>
      <w:r w:rsidR="00FF45CF">
        <w:rPr>
          <w:i/>
          <w:color w:val="auto"/>
        </w:rPr>
        <w:t>QUOTE</w:t>
      </w:r>
      <w:ins w:id="85" w:author="Gokhan Uluderya" w:date="2017-08-02T15:24:00Z">
        <w:r w:rsidR="002F3F8F" w:rsidRPr="00991E4F">
          <w:rPr>
            <w:color w:val="auto"/>
            <w:rPrChange w:id="86" w:author="David Crook" w:date="2017-08-02T18:32:00Z">
              <w:rPr>
                <w:color w:val="FF0000"/>
              </w:rPr>
            </w:rPrChange>
          </w:rPr>
          <w:t>.</w:t>
        </w:r>
      </w:ins>
      <w:ins w:id="87" w:author="David Crook" w:date="2017-08-02T18:32:00Z">
        <w:r>
          <w:rPr>
            <w:color w:val="auto"/>
          </w:rPr>
          <w:t>”</w:t>
        </w:r>
      </w:ins>
      <w:ins w:id="88" w:author="Gokhan Uluderya" w:date="2017-08-02T15:24:00Z">
        <w:r w:rsidR="002F3F8F" w:rsidRPr="00991E4F">
          <w:rPr>
            <w:color w:val="auto"/>
            <w:rPrChange w:id="89" w:author="David Crook" w:date="2017-08-02T18:32:00Z">
              <w:rPr>
                <w:color w:val="FF0000"/>
              </w:rPr>
            </w:rPrChange>
          </w:rPr>
          <w:t xml:space="preserve"> </w:t>
        </w:r>
      </w:ins>
      <w:ins w:id="90" w:author="Gokhan Uluderya" w:date="2017-08-02T15:25:00Z">
        <w:r w:rsidR="002F3F8F" w:rsidRPr="00991E4F">
          <w:rPr>
            <w:color w:val="auto"/>
            <w:rPrChange w:id="91" w:author="David Crook" w:date="2017-08-02T18:32:00Z">
              <w:rPr>
                <w:color w:val="FF0000"/>
              </w:rPr>
            </w:rPrChange>
          </w:rPr>
          <w:t xml:space="preserve"> – </w:t>
        </w:r>
      </w:ins>
      <w:r w:rsidR="00FF45CF">
        <w:rPr>
          <w:color w:val="auto"/>
        </w:rPr>
        <w:t>PERSON</w:t>
      </w:r>
      <w:ins w:id="92" w:author="David Crook" w:date="2017-08-03T10:23:00Z">
        <w:r w:rsidR="00BE5BE7">
          <w:rPr>
            <w:color w:val="auto"/>
          </w:rPr>
          <w:t xml:space="preserve">, </w:t>
        </w:r>
      </w:ins>
      <w:r w:rsidR="00FF45CF">
        <w:rPr>
          <w:color w:val="auto"/>
        </w:rPr>
        <w:t>COMPANY</w:t>
      </w:r>
      <w:ins w:id="93" w:author="David Crook" w:date="2017-08-03T10:23:00Z">
        <w:r w:rsidR="00BE5BE7">
          <w:rPr>
            <w:color w:val="auto"/>
          </w:rPr>
          <w:t xml:space="preserve"> – </w:t>
        </w:r>
      </w:ins>
      <w:r w:rsidR="00FF45CF">
        <w:rPr>
          <w:color w:val="auto"/>
        </w:rPr>
        <w:t>POSITION</w:t>
      </w:r>
    </w:p>
    <w:p w:rsidR="00BE5BE7" w:rsidRDefault="00BE5BE7" w:rsidP="00BE5BE7">
      <w:pPr>
        <w:rPr>
          <w:ins w:id="94" w:author="David Crook" w:date="2017-08-03T10:23:00Z"/>
          <w:sz w:val="22"/>
          <w:szCs w:val="22"/>
        </w:rPr>
      </w:pPr>
      <w:ins w:id="95" w:author="David Crook" w:date="2017-08-03T10:23:00Z">
        <w:r w:rsidRPr="00BE5BE7">
          <w:rPr>
            <w:i/>
            <w:rPrChange w:id="96" w:author="David Crook" w:date="2017-08-03T10:23:00Z">
              <w:rPr/>
            </w:rPrChange>
          </w:rPr>
          <w:t>“</w:t>
        </w:r>
      </w:ins>
      <w:r w:rsidR="00FF45CF">
        <w:rPr>
          <w:i/>
        </w:rPr>
        <w:t>QUOTE</w:t>
      </w:r>
      <w:ins w:id="97" w:author="David Crook" w:date="2017-08-03T10:23:00Z">
        <w:r w:rsidRPr="00BE5BE7">
          <w:rPr>
            <w:i/>
            <w:rPrChange w:id="98" w:author="David Crook" w:date="2017-08-03T10:23:00Z">
              <w:rPr/>
            </w:rPrChange>
          </w:rPr>
          <w:t>.”</w:t>
        </w:r>
        <w:r>
          <w:t xml:space="preserve"> – </w:t>
        </w:r>
      </w:ins>
      <w:r w:rsidR="00FF45CF">
        <w:t>PERSON</w:t>
      </w:r>
      <w:ins w:id="99" w:author="David Crook" w:date="2017-08-03T10:24:00Z">
        <w:r>
          <w:t xml:space="preserve">, </w:t>
        </w:r>
      </w:ins>
      <w:r w:rsidR="00FF45CF">
        <w:t>COMPANY</w:t>
      </w:r>
      <w:ins w:id="100" w:author="David Crook" w:date="2017-08-03T10:24:00Z">
        <w:r>
          <w:t xml:space="preserve"> - </w:t>
        </w:r>
      </w:ins>
      <w:r w:rsidR="00FF45CF">
        <w:t>POSITION</w:t>
      </w:r>
    </w:p>
    <w:p w:rsidR="00BE5BE7" w:rsidRPr="00991E4F" w:rsidDel="00BE5BE7" w:rsidRDefault="00BE5BE7">
      <w:pPr>
        <w:pStyle w:val="NewsletterBody"/>
        <w:rPr>
          <w:del w:id="101" w:author="David Crook" w:date="2017-08-03T10:23:00Z"/>
          <w:color w:val="auto"/>
          <w:rPrChange w:id="102" w:author="David Crook" w:date="2017-08-02T18:32:00Z">
            <w:rPr>
              <w:del w:id="103" w:author="David Crook" w:date="2017-08-03T10:23:00Z"/>
              <w:color w:val="FF0000"/>
            </w:rPr>
          </w:rPrChange>
        </w:rPr>
      </w:pPr>
    </w:p>
    <w:p w:rsidR="005A64E0" w:rsidDel="00BE5BE7" w:rsidRDefault="005A64E0">
      <w:pPr>
        <w:pStyle w:val="NewsletterBody"/>
        <w:rPr>
          <w:del w:id="104" w:author="David Crook" w:date="2017-08-03T10:23:00Z"/>
          <w:color w:val="FF0000"/>
        </w:rPr>
      </w:pPr>
      <w:del w:id="105" w:author="David Crook" w:date="2017-08-03T10:23:00Z">
        <w:r w:rsidDel="00BE5BE7">
          <w:rPr>
            <w:color w:val="FF0000"/>
          </w:rPr>
          <w:delText>Get Quote from Arccos</w:delText>
        </w:r>
      </w:del>
    </w:p>
    <w:p w:rsidR="005A64E0" w:rsidRPr="003148B6" w:rsidRDefault="005A64E0">
      <w:pPr>
        <w:pStyle w:val="NewsletterBody"/>
        <w:rPr>
          <w:color w:val="FF0000"/>
        </w:rPr>
      </w:pPr>
      <w:del w:id="106" w:author="David Crook" w:date="2017-08-03T10:23:00Z">
        <w:r w:rsidDel="00BE5BE7">
          <w:rPr>
            <w:color w:val="FF0000"/>
          </w:rPr>
          <w:delText>Get Quote from Rockwell</w:delText>
        </w:r>
      </w:del>
    </w:p>
    <w:p w:rsidR="00D47727" w:rsidRDefault="00B00B48" w:rsidP="00FC4E74">
      <w:pPr>
        <w:pStyle w:val="NewsletterBody"/>
        <w:rPr>
          <w:b/>
        </w:rPr>
      </w:pPr>
      <w:del w:id="107" w:author="David Crook" w:date="2018-11-20T10:57:00Z">
        <w:r w:rsidDel="00C16048">
          <w:rPr>
            <w:b/>
          </w:rPr>
          <w:delText>Consolidating Alarms</w:delText>
        </w:r>
      </w:del>
      <w:ins w:id="108" w:author="David Crook" w:date="2018-11-20T10:57:00Z">
        <w:r w:rsidR="00C16048">
          <w:rPr>
            <w:b/>
          </w:rPr>
          <w:t>The Solution</w:t>
        </w:r>
      </w:ins>
    </w:p>
    <w:p w:rsidR="00B00B48" w:rsidRDefault="00B00B48" w:rsidP="00FC4E74">
      <w:pPr>
        <w:pStyle w:val="NewsletterBody"/>
      </w:pPr>
      <w:r>
        <w:rPr>
          <w:b/>
          <w:i/>
        </w:rPr>
        <w:t>Abstract</w:t>
      </w:r>
      <w:r>
        <w:t xml:space="preserve"> – </w:t>
      </w:r>
      <w:del w:id="109" w:author="David Crook" w:date="2018-11-20T10:57:00Z">
        <w:r w:rsidDel="00C16048">
          <w:delText>On a factory floor, you have intermittent communications and alarms firing off for a variety of reasons.  This leads to a high level of confusion and can result in core issues not being resolve</w:delText>
        </w:r>
      </w:del>
      <w:ins w:id="110" w:author="Gokhan Uluderya" w:date="2017-08-02T15:26:00Z">
        <w:del w:id="111" w:author="David Crook" w:date="2018-11-20T10:57:00Z">
          <w:r w:rsidR="003C7D1F" w:rsidDel="00C16048">
            <w:delText>d</w:delText>
          </w:r>
        </w:del>
      </w:ins>
      <w:del w:id="112" w:author="David Crook" w:date="2018-11-20T10:57:00Z">
        <w:r w:rsidDel="00C16048">
          <w:delText xml:space="preserve"> in a timely fashion.  In some cases, this has lead not only to financial loss but also loss of life.  The objective of this scenario is to consolidate these alarms into buckets of associated alarms with a root cause to create more signal and thereby enable workers to more easily solve the correct issues </w:delText>
        </w:r>
      </w:del>
      <w:del w:id="113" w:author="David Crook" w:date="2017-08-03T10:32:00Z">
        <w:r w:rsidDel="008B43E2">
          <w:delText xml:space="preserve">correctly and </w:delText>
        </w:r>
      </w:del>
      <w:del w:id="114" w:author="David Crook" w:date="2018-11-20T10:57:00Z">
        <w:r w:rsidDel="00C16048">
          <w:delText xml:space="preserve">quickly.   </w:delText>
        </w:r>
      </w:del>
      <w:ins w:id="115" w:author="David Crook" w:date="2018-11-20T10:57:00Z">
        <w:r w:rsidR="00C16048">
          <w:t xml:space="preserve">Ball grid array electronics components (BGAs) </w:t>
        </w:r>
      </w:ins>
      <w:ins w:id="116" w:author="David Crook" w:date="2018-11-20T10:59:00Z">
        <w:r w:rsidR="00C16048">
          <w:t>are a high cost component should a failed component escape down the line.  That cost results in additional time spent on</w:t>
        </w:r>
      </w:ins>
      <w:ins w:id="117" w:author="David Crook" w:date="2018-11-20T11:00:00Z">
        <w:r w:rsidR="00C16048">
          <w:t xml:space="preserve"> downtime as well as potential relationship costs should it escape the factory entirely.  The current solutions in place do not meet the tight quality requirements of the modern factory.  This solution aims to solve that problem in a live factory setting.</w:t>
        </w:r>
      </w:ins>
    </w:p>
    <w:p w:rsidR="00C16048" w:rsidRDefault="00D31491" w:rsidP="00FC4E74">
      <w:pPr>
        <w:pStyle w:val="NewsletterBody"/>
        <w:rPr>
          <w:ins w:id="118" w:author="David Crook" w:date="2018-11-20T11:03:00Z"/>
        </w:rPr>
      </w:pPr>
      <w:del w:id="119" w:author="David Crook" w:date="2018-11-20T11:05:00Z">
        <w:r w:rsidDel="00C16048">
          <w:rPr>
            <w:noProof/>
          </w:rPr>
          <w:drawing>
            <wp:anchor distT="0" distB="0" distL="114300" distR="114300" simplePos="0" relativeHeight="251658242" behindDoc="1" locked="0" layoutInCell="1" allowOverlap="1">
              <wp:simplePos x="0" y="0"/>
              <wp:positionH relativeFrom="margin">
                <wp:align>left</wp:align>
              </wp:positionH>
              <wp:positionV relativeFrom="paragraph">
                <wp:posOffset>716280</wp:posOffset>
              </wp:positionV>
              <wp:extent cx="3228975" cy="1023620"/>
              <wp:effectExtent l="0" t="0" r="9525" b="5080"/>
              <wp:wrapTight wrapText="bothSides">
                <wp:wrapPolygon edited="0">
                  <wp:start x="0" y="0"/>
                  <wp:lineTo x="0" y="21305"/>
                  <wp:lineTo x="21536" y="21305"/>
                  <wp:lineTo x="2153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28975" cy="1023620"/>
                      </a:xfrm>
                      <a:prstGeom prst="rect">
                        <a:avLst/>
                      </a:prstGeom>
                    </pic:spPr>
                  </pic:pic>
                </a:graphicData>
              </a:graphic>
              <wp14:sizeRelH relativeFrom="page">
                <wp14:pctWidth>0</wp14:pctWidth>
              </wp14:sizeRelH>
              <wp14:sizeRelV relativeFrom="page">
                <wp14:pctHeight>0</wp14:pctHeight>
              </wp14:sizeRelV>
            </wp:anchor>
          </w:drawing>
        </w:r>
      </w:del>
      <w:r w:rsidR="00B00B48">
        <w:rPr>
          <w:b/>
          <w:i/>
        </w:rPr>
        <w:t xml:space="preserve">The Solution – </w:t>
      </w:r>
      <w:del w:id="120" w:author="David Crook" w:date="2018-11-20T11:01:00Z">
        <w:r w:rsidR="00B00B48" w:rsidDel="00C16048">
          <w:delText>The solution was to use a mix of traditional data science methodologies with a sophisticated deep neural network.</w:delText>
        </w:r>
        <w:r w:rsidDel="00C16048">
          <w:delText xml:space="preserve"> </w:delText>
        </w:r>
      </w:del>
      <w:ins w:id="121" w:author="David Crook" w:date="2018-11-20T11:01:00Z">
        <w:r w:rsidR="00C16048">
          <w:t xml:space="preserve">The solution is </w:t>
        </w:r>
      </w:ins>
      <w:ins w:id="122" w:author="David Crook" w:date="2018-11-20T11:02:00Z">
        <w:r w:rsidR="00C16048">
          <w:t xml:space="preserve">comprised of a few parts.  The first is a fundamental shift in </w:t>
        </w:r>
        <w:r w:rsidR="00C16048">
          <w:rPr>
            <w:i/>
          </w:rPr>
          <w:t>how</w:t>
        </w:r>
        <w:r w:rsidR="00C16048">
          <w:t xml:space="preserve"> solder paste analysis is done for BGA components</w:t>
        </w:r>
      </w:ins>
      <w:ins w:id="123" w:author="David Crook" w:date="2018-11-20T11:03:00Z">
        <w:r w:rsidR="00C16048">
          <w:t xml:space="preserve">, the second is a Human Machine Interface (HMI) or monitor to display the results of the new approach to the factory workers and the third component is </w:t>
        </w:r>
        <w:proofErr w:type="gramStart"/>
        <w:r w:rsidR="00C16048">
          <w:t>all of</w:t>
        </w:r>
        <w:proofErr w:type="gramEnd"/>
        <w:r w:rsidR="00C16048">
          <w:t xml:space="preserve"> the plumbing to physically make this happen.</w:t>
        </w:r>
      </w:ins>
      <w:ins w:id="124" w:author="David Crook" w:date="2018-11-20T11:01:00Z">
        <w:r w:rsidR="00C16048">
          <w:t xml:space="preserve"> </w:t>
        </w:r>
      </w:ins>
    </w:p>
    <w:p w:rsidR="00B00B48" w:rsidRDefault="005176A0" w:rsidP="00FC4E74">
      <w:pPr>
        <w:pStyle w:val="NewsletterBody"/>
        <w:rPr>
          <w:ins w:id="125" w:author="David Crook" w:date="2018-11-20T11:07:00Z"/>
        </w:rPr>
      </w:pPr>
      <w:ins w:id="126" w:author="David Crook" w:date="2018-11-20T11:06:00Z">
        <w:r>
          <w:rPr>
            <w:noProof/>
          </w:rPr>
          <w:drawing>
            <wp:anchor distT="0" distB="0" distL="114300" distR="114300" simplePos="0" relativeHeight="251659266" behindDoc="0" locked="0" layoutInCell="1" allowOverlap="1" wp14:anchorId="1DE1EFAC">
              <wp:simplePos x="0" y="0"/>
              <wp:positionH relativeFrom="margin">
                <wp:align>left</wp:align>
              </wp:positionH>
              <wp:positionV relativeFrom="paragraph">
                <wp:posOffset>15875</wp:posOffset>
              </wp:positionV>
              <wp:extent cx="1047750" cy="657225"/>
              <wp:effectExtent l="0" t="0" r="0" b="9525"/>
              <wp:wrapThrough wrapText="bothSides">
                <wp:wrapPolygon edited="0">
                  <wp:start x="0" y="0"/>
                  <wp:lineTo x="0" y="21287"/>
                  <wp:lineTo x="21207" y="21287"/>
                  <wp:lineTo x="2120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47750" cy="657225"/>
                      </a:xfrm>
                      <a:prstGeom prst="rect">
                        <a:avLst/>
                      </a:prstGeom>
                    </pic:spPr>
                  </pic:pic>
                </a:graphicData>
              </a:graphic>
              <wp14:sizeRelH relativeFrom="margin">
                <wp14:pctWidth>0</wp14:pctWidth>
              </wp14:sizeRelH>
              <wp14:sizeRelV relativeFrom="margin">
                <wp14:pctHeight>0</wp14:pctHeight>
              </wp14:sizeRelV>
            </wp:anchor>
          </w:drawing>
        </w:r>
      </w:ins>
      <w:ins w:id="127" w:author="David Crook" w:date="2018-11-20T11:03:00Z">
        <w:r w:rsidR="00C16048">
          <w:t xml:space="preserve">The fundamental shift in analysis is to </w:t>
        </w:r>
      </w:ins>
      <w:ins w:id="128" w:author="David Crook" w:date="2018-11-20T11:01:00Z">
        <w:r w:rsidR="00C16048">
          <w:t xml:space="preserve">analyze </w:t>
        </w:r>
        <w:r w:rsidR="00C16048">
          <w:rPr>
            <w:i/>
          </w:rPr>
          <w:t>all</w:t>
        </w:r>
        <w:r w:rsidR="00C16048">
          <w:t xml:space="preserve"> solder paste applications for a single component holistically.  Today, the machinery analyzes applications independently, however due to variations in height, volume and offsets; a component could settle incorrectly</w:t>
        </w:r>
      </w:ins>
      <w:ins w:id="129" w:author="David Crook" w:date="2018-11-20T11:04:00Z">
        <w:r w:rsidR="00C16048">
          <w:t xml:space="preserve"> thereby not creating a proper mechanical bond</w:t>
        </w:r>
      </w:ins>
      <w:ins w:id="130" w:author="David Crook" w:date="2018-11-20T11:05:00Z">
        <w:r w:rsidR="00C16048">
          <w:t xml:space="preserve"> across all pins</w:t>
        </w:r>
      </w:ins>
      <w:ins w:id="131" w:author="David Crook" w:date="2018-11-20T11:04:00Z">
        <w:r w:rsidR="00C16048">
          <w:t>.</w:t>
        </w:r>
      </w:ins>
      <w:ins w:id="132" w:author="David Crook" w:date="2018-11-20T11:01:00Z">
        <w:r w:rsidR="00C16048">
          <w:t xml:space="preserve"> </w:t>
        </w:r>
      </w:ins>
    </w:p>
    <w:p w:rsidR="005176A0" w:rsidRPr="00443369" w:rsidRDefault="005176A0" w:rsidP="00FC4E74">
      <w:pPr>
        <w:pStyle w:val="NewsletterBody"/>
      </w:pPr>
    </w:p>
    <w:p w:rsidR="00D31491" w:rsidDel="00C16048" w:rsidRDefault="00D31491" w:rsidP="00FC4E74">
      <w:pPr>
        <w:pStyle w:val="NewsletterBody"/>
        <w:rPr>
          <w:del w:id="133" w:author="David Crook" w:date="2018-11-20T11:04:00Z"/>
        </w:rPr>
      </w:pPr>
      <w:del w:id="134" w:author="David Crook" w:date="2018-11-20T11:04:00Z">
        <w:r w:rsidDel="00C16048">
          <w:delText>A clustering and hashing technique was applied to the description column, which was then able to be</w:delText>
        </w:r>
      </w:del>
      <w:ins w:id="135" w:author="Gokhan Uluderya" w:date="2017-08-02T16:01:00Z">
        <w:del w:id="136" w:author="David Crook" w:date="2018-11-20T11:04:00Z">
          <w:r w:rsidR="00FC2DC0" w:rsidDel="00C16048">
            <w:delText xml:space="preserve">w was </w:delText>
          </w:r>
        </w:del>
      </w:ins>
      <w:ins w:id="137" w:author="Gokhan Uluderya" w:date="2017-08-02T15:27:00Z">
        <w:del w:id="138" w:author="David Crook" w:date="2018-11-20T11:04:00Z">
          <w:r w:rsidR="003C7D1F" w:rsidDel="00C16048">
            <w:delText>then</w:delText>
          </w:r>
        </w:del>
      </w:ins>
      <w:del w:id="139" w:author="David Crook" w:date="2018-11-20T11:04:00Z">
        <w:r w:rsidDel="00C16048">
          <w:delText xml:space="preserve"> vectorized and used within a variety of deep neural networks along with other key data.</w:delText>
        </w:r>
      </w:del>
    </w:p>
    <w:p w:rsidR="004C315C" w:rsidDel="00C16048" w:rsidRDefault="004C315C" w:rsidP="00FC4E74">
      <w:pPr>
        <w:pStyle w:val="NewsletterBody"/>
        <w:rPr>
          <w:del w:id="140" w:author="David Crook" w:date="2018-11-20T11:04:00Z"/>
        </w:rPr>
      </w:pPr>
      <w:del w:id="141" w:author="David Crook" w:date="2018-11-20T11:04:00Z">
        <w:r w:rsidDel="00C16048">
          <w:delText xml:space="preserve">The most successful algorithm applied to this data was a variation of an LSTM written in CNTK which produced a single binary output for a variable length input of “Match or Not”. </w:delText>
        </w:r>
      </w:del>
    </w:p>
    <w:p w:rsidR="00567B1D" w:rsidRDefault="00567B1D" w:rsidP="00FC4E74">
      <w:pPr>
        <w:pStyle w:val="NewsletterBody"/>
        <w:rPr>
          <w:ins w:id="142" w:author="David Crook" w:date="2018-11-20T11:08:00Z"/>
          <w:noProof/>
        </w:rPr>
      </w:pPr>
      <w:del w:id="143" w:author="David Crook" w:date="2018-11-20T11:08:00Z">
        <w:r w:rsidDel="005176A0">
          <w:rPr>
            <w:noProof/>
          </w:rPr>
          <w:drawing>
            <wp:inline distT="0" distB="0" distL="0" distR="0">
              <wp:extent cx="3333750" cy="403706"/>
              <wp:effectExtent l="0" t="0" r="0" b="0"/>
              <wp:docPr id="19" name="Picture 19" descr="cid:image001.png@01D30B88.F23ABD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0B88.F23ABD70"/>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3433789" cy="415820"/>
                      </a:xfrm>
                      <a:prstGeom prst="rect">
                        <a:avLst/>
                      </a:prstGeom>
                      <a:noFill/>
                      <a:ln>
                        <a:noFill/>
                      </a:ln>
                    </pic:spPr>
                  </pic:pic>
                </a:graphicData>
              </a:graphic>
            </wp:inline>
          </w:drawing>
        </w:r>
      </w:del>
      <w:ins w:id="144" w:author="David Crook" w:date="2018-11-20T11:08:00Z">
        <w:r w:rsidR="005176A0" w:rsidRPr="005176A0">
          <w:rPr>
            <w:noProof/>
          </w:rPr>
          <w:t xml:space="preserve"> </w:t>
        </w:r>
        <w:r w:rsidR="005176A0">
          <w:rPr>
            <w:noProof/>
          </w:rPr>
          <w:drawing>
            <wp:inline distT="0" distB="0" distL="0" distR="0" wp14:anchorId="222C45FC" wp14:editId="65C5C136">
              <wp:extent cx="2952750" cy="22826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3025" cy="2344704"/>
                      </a:xfrm>
                      <a:prstGeom prst="rect">
                        <a:avLst/>
                      </a:prstGeom>
                    </pic:spPr>
                  </pic:pic>
                </a:graphicData>
              </a:graphic>
            </wp:inline>
          </w:drawing>
        </w:r>
      </w:ins>
    </w:p>
    <w:p w:rsidR="00443369" w:rsidRDefault="005176A0" w:rsidP="00FC4E74">
      <w:pPr>
        <w:pStyle w:val="NewsletterBody"/>
      </w:pPr>
      <w:ins w:id="145" w:author="David Crook" w:date="2018-11-20T11:08:00Z">
        <w:r>
          <w:t>The industrial controll</w:t>
        </w:r>
      </w:ins>
      <w:ins w:id="146" w:author="David Crook" w:date="2018-11-20T11:09:00Z">
        <w:r>
          <w:t xml:space="preserve">ers run the analysis algorithm on the controller as well as the visual interface seen above.  As a mother board progresses down the line, it will grab the serial number, render as a scannable barcode and display blue for </w:t>
        </w:r>
      </w:ins>
      <w:ins w:id="147" w:author="David Crook" w:date="2018-11-20T11:10:00Z">
        <w:r>
          <w:t xml:space="preserve">good </w:t>
        </w:r>
      </w:ins>
      <w:ins w:id="148" w:author="David Crook" w:date="2018-11-20T11:09:00Z">
        <w:r>
          <w:t xml:space="preserve">component and </w:t>
        </w:r>
      </w:ins>
      <w:ins w:id="149" w:author="David Crook" w:date="2018-11-20T11:10:00Z">
        <w:r>
          <w:t>yellow for a predicted failure.</w:t>
        </w:r>
      </w:ins>
    </w:p>
    <w:p w:rsidR="005176A0" w:rsidRDefault="00443369" w:rsidP="00FC4E74">
      <w:pPr>
        <w:pStyle w:val="NewsletterBody"/>
        <w:rPr>
          <w:ins w:id="150" w:author="David Crook" w:date="2018-11-20T11:10:00Z"/>
        </w:rPr>
      </w:pPr>
      <w:r w:rsidRPr="00443369">
        <w:rPr>
          <w:noProof/>
        </w:rPr>
        <w:t xml:space="preserve"> </w:t>
      </w:r>
      <w:ins w:id="151" w:author="David Crook" w:date="2018-11-20T11:14:00Z">
        <w:r>
          <w:rPr>
            <w:noProof/>
          </w:rPr>
          <w:drawing>
            <wp:inline distT="0" distB="0" distL="0" distR="0" wp14:anchorId="2562204C" wp14:editId="407DDA9A">
              <wp:extent cx="3286125" cy="262308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8833" cy="2760945"/>
                      </a:xfrm>
                      <a:prstGeom prst="rect">
                        <a:avLst/>
                      </a:prstGeom>
                    </pic:spPr>
                  </pic:pic>
                </a:graphicData>
              </a:graphic>
            </wp:inline>
          </w:drawing>
        </w:r>
      </w:ins>
    </w:p>
    <w:p w:rsidR="005176A0" w:rsidRDefault="005176A0" w:rsidP="00FC4E74">
      <w:pPr>
        <w:pStyle w:val="NewsletterBody"/>
        <w:rPr>
          <w:ins w:id="152" w:author="David Crook" w:date="2018-11-20T11:11:00Z"/>
        </w:rPr>
      </w:pPr>
      <w:ins w:id="153" w:author="David Crook" w:date="2018-11-20T11:10:00Z">
        <w:r>
          <w:t>The surrounding plumbing is a ma</w:t>
        </w:r>
      </w:ins>
      <w:ins w:id="154" w:author="David Crook" w:date="2018-11-20T11:11:00Z">
        <w:r>
          <w:t>ssive paradigm shift across many fronts.</w:t>
        </w:r>
      </w:ins>
    </w:p>
    <w:p w:rsidR="005176A0" w:rsidRDefault="005176A0" w:rsidP="005176A0">
      <w:pPr>
        <w:pStyle w:val="NewsletterBody"/>
        <w:numPr>
          <w:ilvl w:val="0"/>
          <w:numId w:val="4"/>
        </w:numPr>
        <w:rPr>
          <w:ins w:id="155" w:author="David Crook" w:date="2018-11-20T11:11:00Z"/>
        </w:rPr>
      </w:pPr>
      <w:ins w:id="156" w:author="David Crook" w:date="2018-11-20T11:11:00Z">
        <w:r>
          <w:t>All analysis and deep neural networks run on industrial controllers in a closed loop fashion never leaving the factory floor.</w:t>
        </w:r>
      </w:ins>
    </w:p>
    <w:p w:rsidR="005176A0" w:rsidRDefault="005176A0" w:rsidP="005176A0">
      <w:pPr>
        <w:pStyle w:val="NewsletterBody"/>
        <w:numPr>
          <w:ilvl w:val="0"/>
          <w:numId w:val="4"/>
        </w:numPr>
        <w:rPr>
          <w:ins w:id="157" w:author="David Crook" w:date="2018-11-20T11:12:00Z"/>
        </w:rPr>
      </w:pPr>
      <w:ins w:id="158" w:author="David Crook" w:date="2018-11-20T11:11:00Z">
        <w:r>
          <w:t>Out of ba</w:t>
        </w:r>
      </w:ins>
      <w:ins w:id="159" w:author="David Crook" w:date="2018-11-20T11:12:00Z">
        <w:r>
          <w:t xml:space="preserve">nd continuous training of the models happens in the cloud </w:t>
        </w:r>
      </w:ins>
      <w:ins w:id="160" w:author="David Crook" w:date="2018-11-20T11:15:00Z">
        <w:r>
          <w:t>and deployments are governed.</w:t>
        </w:r>
      </w:ins>
    </w:p>
    <w:p w:rsidR="005176A0" w:rsidRDefault="005176A0" w:rsidP="005176A0">
      <w:pPr>
        <w:pStyle w:val="NewsletterBody"/>
        <w:numPr>
          <w:ilvl w:val="0"/>
          <w:numId w:val="4"/>
        </w:numPr>
        <w:rPr>
          <w:ins w:id="161" w:author="David Crook" w:date="2018-11-20T11:15:00Z"/>
        </w:rPr>
      </w:pPr>
      <w:ins w:id="162" w:author="David Crook" w:date="2018-11-20T11:12:00Z">
        <w:r>
          <w:lastRenderedPageBreak/>
          <w:t>Deployment of the software stack</w:t>
        </w:r>
      </w:ins>
      <w:ins w:id="163" w:author="David Crook" w:date="2018-11-20T11:13:00Z">
        <w:r>
          <w:t>:</w:t>
        </w:r>
      </w:ins>
      <w:ins w:id="164" w:author="David Crook" w:date="2018-11-20T11:12:00Z">
        <w:r>
          <w:t xml:space="preserve"> HMI, Data Pipelines and Algorithms are all orchest</w:t>
        </w:r>
      </w:ins>
      <w:ins w:id="165" w:author="David Crook" w:date="2018-11-20T11:13:00Z">
        <w:r>
          <w:t>rated cloud side and deployed via containers.</w:t>
        </w:r>
      </w:ins>
    </w:p>
    <w:p w:rsidR="005176A0" w:rsidRDefault="00443369" w:rsidP="00443369">
      <w:pPr>
        <w:pStyle w:val="NewsletterBody"/>
        <w:rPr>
          <w:b/>
        </w:rPr>
      </w:pPr>
      <w:r>
        <w:rPr>
          <w:b/>
        </w:rPr>
        <w:t>Automation Fair Reception</w:t>
      </w:r>
    </w:p>
    <w:p w:rsidR="00443369" w:rsidRDefault="00986B07" w:rsidP="00443369">
      <w:pPr>
        <w:pStyle w:val="NewsletterBody"/>
      </w:pPr>
      <w:r>
        <w:rPr>
          <w:noProof/>
        </w:rPr>
        <w:drawing>
          <wp:anchor distT="0" distB="0" distL="114300" distR="114300" simplePos="0" relativeHeight="251660290" behindDoc="1" locked="0" layoutInCell="1" allowOverlap="1" wp14:anchorId="1F2F66B7">
            <wp:simplePos x="0" y="0"/>
            <wp:positionH relativeFrom="margin">
              <wp:align>left</wp:align>
            </wp:positionH>
            <wp:positionV relativeFrom="paragraph">
              <wp:posOffset>42545</wp:posOffset>
            </wp:positionV>
            <wp:extent cx="1747520" cy="1257300"/>
            <wp:effectExtent l="0" t="0" r="5080" b="0"/>
            <wp:wrapTight wrapText="bothSides">
              <wp:wrapPolygon edited="0">
                <wp:start x="0" y="0"/>
                <wp:lineTo x="0" y="21273"/>
                <wp:lineTo x="21427" y="21273"/>
                <wp:lineTo x="214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47520" cy="1257300"/>
                    </a:xfrm>
                    <a:prstGeom prst="rect">
                      <a:avLst/>
                    </a:prstGeom>
                  </pic:spPr>
                </pic:pic>
              </a:graphicData>
            </a:graphic>
            <wp14:sizeRelH relativeFrom="margin">
              <wp14:pctWidth>0</wp14:pctWidth>
            </wp14:sizeRelH>
            <wp14:sizeRelV relativeFrom="margin">
              <wp14:pctHeight>0</wp14:pctHeight>
            </wp14:sizeRelV>
          </wp:anchor>
        </w:drawing>
      </w:r>
      <w:r w:rsidR="00443369">
        <w:t>The week of Nov 12, the project was shown at Automation Fair to garner interest and discover landing zones for the capabilities.  There was an excess of 10,000 attendee</w:t>
      </w:r>
      <w:r>
        <w:t>s.  Public media, Rockwell Investor Groups, Customers as well as C-Suite all stopped by the booth with positive reaction and reception.</w:t>
      </w:r>
    </w:p>
    <w:p w:rsidR="00986B07" w:rsidRDefault="00986B07" w:rsidP="00443369">
      <w:pPr>
        <w:pStyle w:val="NewsletterBody"/>
      </w:pPr>
      <w:r>
        <w:t>The event was a huge success.  Not only did we accumulate new practical industrially aligned machine learning and vision projects, but through the interest and meetings arranged made progress on getting the buy in required to take the project to the next step, commercialization.</w:t>
      </w:r>
    </w:p>
    <w:p w:rsidR="00986B07" w:rsidRDefault="00986B07" w:rsidP="00443369">
      <w:pPr>
        <w:pStyle w:val="NewsletterBody"/>
        <w:rPr>
          <w:b/>
        </w:rPr>
      </w:pPr>
      <w:r>
        <w:rPr>
          <w:b/>
        </w:rPr>
        <w:t>Commercialization Strategy</w:t>
      </w:r>
    </w:p>
    <w:p w:rsidR="00986B07" w:rsidRDefault="00986B07" w:rsidP="00443369">
      <w:pPr>
        <w:pStyle w:val="NewsletterBody"/>
      </w:pPr>
      <w:r>
        <w:t xml:space="preserve">There were several key learnings from this project which are driving the </w:t>
      </w:r>
      <w:r w:rsidR="00034904">
        <w:t>recommended</w:t>
      </w:r>
      <w:r>
        <w:t xml:space="preserve"> path forward for commercialization.</w:t>
      </w:r>
    </w:p>
    <w:p w:rsidR="00986B07" w:rsidRDefault="00986B07" w:rsidP="00986B07">
      <w:pPr>
        <w:pStyle w:val="NewsletterBody"/>
        <w:numPr>
          <w:ilvl w:val="0"/>
          <w:numId w:val="5"/>
        </w:numPr>
      </w:pPr>
      <w:r>
        <w:t>Anything is possible with 36 great collaborators; however, those resources are few and not scale-able.</w:t>
      </w:r>
    </w:p>
    <w:p w:rsidR="00986B07" w:rsidRDefault="00986B07" w:rsidP="00986B07">
      <w:pPr>
        <w:pStyle w:val="NewsletterBody"/>
        <w:numPr>
          <w:ilvl w:val="0"/>
          <w:numId w:val="5"/>
        </w:numPr>
      </w:pPr>
      <w:r>
        <w:t>Long-Term maintenance of a solution of this nature is very costly and non-scale-able.</w:t>
      </w:r>
    </w:p>
    <w:p w:rsidR="00986B07" w:rsidRDefault="00986B07" w:rsidP="00986B07">
      <w:pPr>
        <w:pStyle w:val="NewsletterBody"/>
        <w:numPr>
          <w:ilvl w:val="0"/>
          <w:numId w:val="5"/>
        </w:numPr>
      </w:pPr>
      <w:r>
        <w:t xml:space="preserve">A standard combination of </w:t>
      </w:r>
      <w:r w:rsidR="00557852">
        <w:t xml:space="preserve">simple </w:t>
      </w:r>
      <w:r>
        <w:t>configurable tools which can be leveraged by an SI partner network will reduce time to market, stand up costs</w:t>
      </w:r>
      <w:r w:rsidR="00557852">
        <w:t>,</w:t>
      </w:r>
      <w:r>
        <w:t xml:space="preserve"> maintenance costs and be scale-able across a broader market of customers.</w:t>
      </w:r>
    </w:p>
    <w:p w:rsidR="00986B07" w:rsidRDefault="00557852" w:rsidP="00986B07">
      <w:pPr>
        <w:pStyle w:val="NewsletterBody"/>
      </w:pPr>
      <w:r>
        <w:t xml:space="preserve">Rockwell Automation already has multiple capabilities within their “Factory Talk Innovation Suite powered by PTC” which we will be pursuing as the recipients of the required capabilities to deliver solutions of this nature in a cost effective, scale-able manner.  Those capabilities are: Common Gateway Platform (CGP), Factory Talk Analytics Edge (FTA-E), Factory Talk Data Flow ML (FTA-DFML) and Factory Talk Data View (FTA-DV).  </w:t>
      </w:r>
      <w:r>
        <w:t xml:space="preserve">The required upgrades within </w:t>
      </w:r>
      <w:r w:rsidR="00FF45CF">
        <w:t>those include but are not limited to:</w:t>
      </w:r>
    </w:p>
    <w:p w:rsidR="00557852" w:rsidRDefault="00557852" w:rsidP="00557852">
      <w:pPr>
        <w:pStyle w:val="NewsletterBody"/>
        <w:numPr>
          <w:ilvl w:val="0"/>
          <w:numId w:val="6"/>
        </w:numPr>
      </w:pPr>
      <w:r>
        <w:t>CGP:  Upgrade to support Azure IoT Edge and containerized workloads.</w:t>
      </w:r>
    </w:p>
    <w:p w:rsidR="00557852" w:rsidRDefault="00557852" w:rsidP="00557852">
      <w:pPr>
        <w:pStyle w:val="NewsletterBody"/>
        <w:numPr>
          <w:ilvl w:val="0"/>
          <w:numId w:val="6"/>
        </w:numPr>
      </w:pPr>
      <w:r>
        <w:t>FTA-E: Upgrade to work with the upgraded CGP.</w:t>
      </w:r>
    </w:p>
    <w:p w:rsidR="00557852" w:rsidRDefault="00557852" w:rsidP="00557852">
      <w:pPr>
        <w:pStyle w:val="NewsletterBody"/>
        <w:numPr>
          <w:ilvl w:val="0"/>
          <w:numId w:val="6"/>
        </w:numPr>
      </w:pPr>
      <w:r>
        <w:t>FTA-DFML: Upgrade to generate containerized ML solutions which can integrate into the upgraded FTA-E.</w:t>
      </w:r>
    </w:p>
    <w:p w:rsidR="00557852" w:rsidRDefault="00557852" w:rsidP="00557852">
      <w:pPr>
        <w:pStyle w:val="NewsletterBody"/>
        <w:numPr>
          <w:ilvl w:val="0"/>
          <w:numId w:val="6"/>
        </w:numPr>
      </w:pPr>
      <w:r>
        <w:t>FTA-DV: Upgrade such that it can deploy containerized data views onto the upgraded FTA-E.</w:t>
      </w:r>
    </w:p>
    <w:p w:rsidR="00443369" w:rsidRPr="00443369" w:rsidRDefault="00876158" w:rsidP="00443369">
      <w:pPr>
        <w:pStyle w:val="NewsletterBody"/>
      </w:pPr>
      <w:r>
        <w:t>The above modifications within Rockwell’s technology stack will also require multiple upgrades within Microsoft’s technology stacks.  The key areas where modifications will need to be made are in the Microsoft IoT Suite</w:t>
      </w:r>
      <w:r w:rsidR="007869C0">
        <w:t>, Microsoft On Premise,</w:t>
      </w:r>
      <w:r>
        <w:t xml:space="preserve"> as well as the Microsoft Machine Learning Suite.</w:t>
      </w:r>
    </w:p>
    <w:p w:rsidR="004C315C" w:rsidRDefault="004C315C" w:rsidP="00FC4E74">
      <w:pPr>
        <w:pStyle w:val="NewsletterBody"/>
      </w:pPr>
      <w:r>
        <w:rPr>
          <w:b/>
          <w:i/>
        </w:rPr>
        <w:t xml:space="preserve">Key </w:t>
      </w:r>
      <w:r w:rsidR="00C01C1D">
        <w:rPr>
          <w:b/>
          <w:i/>
        </w:rPr>
        <w:t>Stake Holders</w:t>
      </w:r>
      <w:r>
        <w:t xml:space="preserve"> – </w:t>
      </w:r>
      <w:r w:rsidR="00C01C1D">
        <w:t>To execute on the above strategy, several key stake holders will be required.  On the Rockwell side of the house, we will need: Chirayu, Francisco, Pradeep</w:t>
      </w:r>
      <w:r w:rsidR="00034904">
        <w:t>, Scott Miller</w:t>
      </w:r>
      <w:r w:rsidR="00C01C1D">
        <w:t xml:space="preserve"> and </w:t>
      </w:r>
      <w:r w:rsidR="007869C0">
        <w:t>Kevin Chao</w:t>
      </w:r>
      <w:r w:rsidR="00C01C1D">
        <w:t xml:space="preserve">.  From the Microsoft side, we will need: </w:t>
      </w:r>
      <w:r w:rsidR="00034904">
        <w:t>Stephen Chelack, David Crook, Sam George and Eric Boyd.</w:t>
      </w:r>
    </w:p>
    <w:p w:rsidR="00034904" w:rsidRPr="004C315C" w:rsidRDefault="00034904" w:rsidP="00FC4E74">
      <w:pPr>
        <w:pStyle w:val="NewsletterBody"/>
      </w:pPr>
      <w:r>
        <w:t>The reasoning for such high-level resources as stake holders is due to the deep level of partnership required to pull off the commercialization phase.</w:t>
      </w:r>
    </w:p>
    <w:p w:rsidR="00184D9A" w:rsidDel="00C16048" w:rsidRDefault="00184D9A" w:rsidP="00F05E2C">
      <w:pPr>
        <w:pStyle w:val="NewsletterBody"/>
        <w:rPr>
          <w:del w:id="166" w:author="David Crook" w:date="2018-11-20T10:57:00Z"/>
          <w:b/>
        </w:rPr>
      </w:pPr>
      <w:bookmarkStart w:id="167" w:name="_Hlk489439683"/>
      <w:del w:id="168" w:author="David Crook" w:date="2018-11-20T10:57:00Z">
        <w:r w:rsidDel="00C16048">
          <w:rPr>
            <w:b/>
          </w:rPr>
          <w:delText>The Dog Leg</w:delText>
        </w:r>
      </w:del>
    </w:p>
    <w:p w:rsidR="00184D9A" w:rsidDel="00C16048" w:rsidRDefault="00184D9A" w:rsidP="00F05E2C">
      <w:pPr>
        <w:pStyle w:val="NewsletterBody"/>
        <w:rPr>
          <w:del w:id="169" w:author="David Crook" w:date="2018-11-20T10:57:00Z"/>
        </w:rPr>
      </w:pPr>
      <w:del w:id="170" w:author="David Crook" w:date="2018-11-20T10:57:00Z">
        <w:r w:rsidDel="00C16048">
          <w:rPr>
            <w:b/>
            <w:i/>
          </w:rPr>
          <w:delText>Abstract</w:delText>
        </w:r>
        <w:r w:rsidDel="00C16048">
          <w:delText xml:space="preserve"> – “The Dog Leg” refers to a curvature in a golf hole layout which may or may not include hazards which you can drive across.  Due to this problem, the prediction accuracy is poor when using just tabular data as it is impossible to know from just statistics if you can cut the corner or not; and even if you could; it is difficult to tell how challenging that corner is to cut as it relates to specific players.</w:delText>
        </w:r>
      </w:del>
    </w:p>
    <w:p w:rsidR="00184D9A" w:rsidDel="00C16048" w:rsidRDefault="00184D9A" w:rsidP="00F05E2C">
      <w:pPr>
        <w:pStyle w:val="NewsletterBody"/>
        <w:rPr>
          <w:del w:id="171" w:author="David Crook" w:date="2018-11-20T10:57:00Z"/>
        </w:rPr>
      </w:pPr>
      <w:del w:id="172" w:author="David Crook" w:date="2018-11-20T10:57:00Z">
        <w:r w:rsidDel="00C16048">
          <w:rPr>
            <w:b/>
            <w:i/>
          </w:rPr>
          <w:delText xml:space="preserve">The Solution – </w:delText>
        </w:r>
        <w:r w:rsidDel="00C16048">
          <w:delText>The solution is a chain of neural networks piped together to process both imagery and player statistics.  Phase 1 is to preprocess all proprietary satellite imagery of the golf courses into hazard maps</w:delText>
        </w:r>
        <w:r w:rsidR="00567B1D" w:rsidDel="00C16048">
          <w:delText>.  Phase 2</w:delText>
        </w:r>
        <w:r w:rsidDel="00C16048">
          <w:delText xml:space="preserve"> then use</w:delText>
        </w:r>
        <w:r w:rsidR="00567B1D" w:rsidDel="00C16048">
          <w:delText>s</w:delText>
        </w:r>
        <w:r w:rsidDel="00C16048">
          <w:delText xml:space="preserve"> those hazard maps </w:delText>
        </w:r>
        <w:r w:rsidR="00567B1D" w:rsidDel="00C16048">
          <w:delText xml:space="preserve">combined with player statistics </w:delText>
        </w:r>
        <w:r w:rsidDel="00C16048">
          <w:delText>to output landing zones, clubs and probabilities.</w:delText>
        </w:r>
      </w:del>
    </w:p>
    <w:p w:rsidR="00184D9A" w:rsidDel="00C16048" w:rsidRDefault="00184D9A" w:rsidP="00F05E2C">
      <w:pPr>
        <w:pStyle w:val="NewsletterBody"/>
        <w:rPr>
          <w:del w:id="173" w:author="David Crook" w:date="2018-11-20T10:57:00Z"/>
        </w:rPr>
      </w:pPr>
      <w:del w:id="174" w:author="David Crook" w:date="2018-11-20T10:57:00Z">
        <w:r w:rsidDel="00C16048">
          <w:delText>During the hack fest, the team successfully create</w:delText>
        </w:r>
        <w:r w:rsidR="00567B1D" w:rsidDel="00C16048">
          <w:delText>d</w:delText>
        </w:r>
        <w:r w:rsidDel="00C16048">
          <w:delText xml:space="preserve"> an image segmentation</w:delText>
        </w:r>
        <w:r w:rsidR="00567B1D" w:rsidDel="00C16048">
          <w:delText xml:space="preserve"> network</w:delText>
        </w:r>
        <w:r w:rsidDel="00C16048">
          <w:delText xml:space="preserve"> to identify the Tree hazard.</w:delText>
        </w:r>
      </w:del>
    </w:p>
    <w:p w:rsidR="00184D9A" w:rsidDel="00C16048" w:rsidRDefault="00184D9A" w:rsidP="00F05E2C">
      <w:pPr>
        <w:pStyle w:val="NewsletterBody"/>
        <w:rPr>
          <w:del w:id="175" w:author="David Crook" w:date="2018-11-20T10:57:00Z"/>
        </w:rPr>
      </w:pPr>
      <w:del w:id="176" w:author="David Crook" w:date="2018-11-20T10:57:00Z">
        <w:r w:rsidDel="00C16048">
          <w:rPr>
            <w:noProof/>
          </w:rPr>
          <w:drawing>
            <wp:inline distT="0" distB="0" distL="0" distR="0" wp14:editId="68B7FA3F">
              <wp:extent cx="3305175" cy="1834524"/>
              <wp:effectExtent l="0" t="0" r="0" b="0"/>
              <wp:docPr id="18" name="Picture 18" descr="cid:image002.jpg@01D30938.404E7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9166239806487963221_x0000_i1031" descr="cid:image002.jpg@01D30938.404E7AE0"/>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3330800" cy="1848747"/>
                      </a:xfrm>
                      <a:prstGeom prst="rect">
                        <a:avLst/>
                      </a:prstGeom>
                      <a:noFill/>
                      <a:ln>
                        <a:noFill/>
                      </a:ln>
                    </pic:spPr>
                  </pic:pic>
                </a:graphicData>
              </a:graphic>
            </wp:inline>
          </w:drawing>
        </w:r>
      </w:del>
    </w:p>
    <w:p w:rsidR="00567B1D" w:rsidDel="00FD0963" w:rsidRDefault="00567B1D" w:rsidP="00F05E2C">
      <w:pPr>
        <w:pStyle w:val="NewsletterBody"/>
        <w:rPr>
          <w:del w:id="177" w:author="David Crook" w:date="2017-08-03T10:27:00Z"/>
        </w:rPr>
      </w:pPr>
      <w:del w:id="178" w:author="David Crook" w:date="2018-11-20T10:57:00Z">
        <w:r w:rsidDel="00C16048">
          <w:rPr>
            <w:b/>
            <w:i/>
          </w:rPr>
          <w:delText>Key Take-Aways –</w:delText>
        </w:r>
        <w:r w:rsidDel="00C16048">
          <w:delText xml:space="preserve"> This process looks very promising and more work should be invested to accelerate this project.  Vienna was </w:delText>
        </w:r>
        <w:r w:rsidR="00754F02" w:rsidDel="00C16048">
          <w:delText xml:space="preserve">lacking </w:delText>
        </w:r>
        <w:r w:rsidR="00E93B55" w:rsidDel="00C16048">
          <w:delText>real time neural network monitoring</w:delText>
        </w:r>
      </w:del>
      <w:del w:id="179" w:author="David Crook" w:date="2017-08-02T18:05:00Z">
        <w:r w:rsidR="00E93B55" w:rsidDel="004860B1">
          <w:delText>, GPU support, Python versioning issues and ability to support multiple frameworks</w:delText>
        </w:r>
        <w:r w:rsidR="00754F02" w:rsidDel="004860B1">
          <w:delText xml:space="preserve"> (due to requirement of using a specific provided docker container).</w:delText>
        </w:r>
      </w:del>
    </w:p>
    <w:p w:rsidR="000C2D81" w:rsidRPr="008345F2" w:rsidDel="00C16048" w:rsidRDefault="00906CB1" w:rsidP="00F05E2C">
      <w:pPr>
        <w:pStyle w:val="NewsletterBody"/>
        <w:rPr>
          <w:del w:id="180" w:author="David Crook" w:date="2018-11-20T10:57:00Z"/>
          <w:b/>
          <w:i/>
          <w:rPrChange w:id="181" w:author="David Crook" w:date="2017-08-02T18:17:00Z">
            <w:rPr>
              <w:del w:id="182" w:author="David Crook" w:date="2018-11-20T10:57:00Z"/>
              <w:b/>
            </w:rPr>
          </w:rPrChange>
        </w:rPr>
      </w:pPr>
      <w:del w:id="183" w:author="David Crook" w:date="2017-08-02T18:15:00Z">
        <w:r w:rsidDel="00636A2F">
          <w:rPr>
            <w:b/>
          </w:rPr>
          <w:delText>The Putting Problem</w:delText>
        </w:r>
      </w:del>
    </w:p>
    <w:p w:rsidR="00906CB1" w:rsidRPr="00906CB1" w:rsidDel="000C2D81" w:rsidRDefault="00906CB1" w:rsidP="00F05E2C">
      <w:pPr>
        <w:pStyle w:val="NewsletterBody"/>
        <w:rPr>
          <w:del w:id="184" w:author="David Crook" w:date="2017-08-02T18:22:00Z"/>
          <w:color w:val="FF0000"/>
        </w:rPr>
      </w:pPr>
      <w:del w:id="185" w:author="David Crook" w:date="2017-08-02T18:22:00Z">
        <w:r w:rsidDel="000C2D81">
          <w:rPr>
            <w:color w:val="FF0000"/>
          </w:rPr>
          <w:delText>Patty Ryan to provide</w:delText>
        </w:r>
      </w:del>
    </w:p>
    <w:p w:rsidR="00906CB1" w:rsidDel="00C16048" w:rsidRDefault="00906CB1" w:rsidP="00F05E2C">
      <w:pPr>
        <w:pStyle w:val="NewsletterBody"/>
        <w:rPr>
          <w:del w:id="186" w:author="David Crook" w:date="2018-11-20T10:57:00Z"/>
          <w:b/>
        </w:rPr>
      </w:pPr>
      <w:del w:id="187" w:author="David Crook" w:date="2018-11-20T10:57:00Z">
        <w:r w:rsidDel="00C16048">
          <w:rPr>
            <w:b/>
          </w:rPr>
          <w:delText>Azure ML to Vienna Migration</w:delText>
        </w:r>
      </w:del>
    </w:p>
    <w:p w:rsidR="00906CB1" w:rsidRPr="00906CB1" w:rsidDel="00E80997" w:rsidRDefault="00906CB1" w:rsidP="00F05E2C">
      <w:pPr>
        <w:pStyle w:val="NewsletterBody"/>
        <w:rPr>
          <w:del w:id="188" w:author="David Crook" w:date="2017-08-02T18:44:00Z"/>
          <w:color w:val="FF0000"/>
        </w:rPr>
      </w:pPr>
      <w:del w:id="189" w:author="David Crook" w:date="2017-08-02T18:44:00Z">
        <w:r w:rsidDel="00E80997">
          <w:rPr>
            <w:color w:val="FF0000"/>
          </w:rPr>
          <w:delText>Beth Zeranski to provide</w:delText>
        </w:r>
      </w:del>
    </w:p>
    <w:bookmarkEnd w:id="167"/>
    <w:p w:rsidR="00B64871" w:rsidRPr="00E80997" w:rsidDel="00C16048" w:rsidRDefault="00B64871" w:rsidP="00F05E2C">
      <w:pPr>
        <w:pStyle w:val="NewsletterBody"/>
        <w:rPr>
          <w:del w:id="190" w:author="David Crook" w:date="2018-11-20T10:57:00Z"/>
          <w:i/>
          <w:rPrChange w:id="191" w:author="David Crook" w:date="2017-08-02T18:44:00Z">
            <w:rPr>
              <w:del w:id="192" w:author="David Crook" w:date="2018-11-20T10:57:00Z"/>
              <w:b/>
            </w:rPr>
          </w:rPrChange>
        </w:rPr>
      </w:pPr>
    </w:p>
    <w:p w:rsidR="002D3530" w:rsidRDefault="007B4BC3" w:rsidP="007B4BC3">
      <w:pPr>
        <w:pStyle w:val="NewsletterBody"/>
        <w:rPr>
          <w:b/>
        </w:rPr>
      </w:pPr>
      <w:r>
        <w:rPr>
          <w:b/>
        </w:rPr>
        <w:t>Growth Mindset</w:t>
      </w:r>
    </w:p>
    <w:p w:rsidR="00E70862" w:rsidRDefault="00FF45CF" w:rsidP="007B4BC3">
      <w:pPr>
        <w:pStyle w:val="NewsletterBody"/>
      </w:pPr>
      <w:r>
        <w:t>This project could not have happened without taking risks and thinking growth mindset first.  None better showcased this than Balamurugan Balakreshnan, from our account team who requested to be held responsible for training one of the deep neural networks which is currently deployed into the solution.</w:t>
      </w:r>
    </w:p>
    <w:p w:rsidR="007B4BC3" w:rsidDel="00647218" w:rsidRDefault="007B4BC3" w:rsidP="002D3530">
      <w:pPr>
        <w:pStyle w:val="NewsletterBody"/>
        <w:ind w:left="1080"/>
        <w:rPr>
          <w:del w:id="193" w:author="David Crook" w:date="2017-08-03T10:28:00Z"/>
          <w:color w:val="FF0000"/>
        </w:rPr>
      </w:pPr>
      <w:del w:id="194" w:author="David Crook" w:date="2017-08-03T10:28:00Z">
        <w:r w:rsidDel="00647218">
          <w:rPr>
            <w:color w:val="FF0000"/>
          </w:rPr>
          <w:delText>Nathaniel Rose Quote</w:delText>
        </w:r>
      </w:del>
    </w:p>
    <w:p w:rsidR="00952296" w:rsidRDefault="00FF45CF" w:rsidP="00952296">
      <w:pPr>
        <w:pStyle w:val="NewsletterBody"/>
        <w:rPr>
          <w:color w:val="auto"/>
        </w:rPr>
      </w:pPr>
      <w:r>
        <w:rPr>
          <w:color w:val="auto"/>
        </w:rPr>
        <w:t>Balamurugan Balakreshnan</w:t>
      </w:r>
      <w:r w:rsidR="00952296">
        <w:rPr>
          <w:color w:val="auto"/>
        </w:rPr>
        <w:t xml:space="preserve"> – </w:t>
      </w:r>
    </w:p>
    <w:p w:rsidR="00952296" w:rsidRPr="00737B33" w:rsidRDefault="00952296" w:rsidP="00952296">
      <w:pPr>
        <w:pStyle w:val="NewsletterBody"/>
        <w:rPr>
          <w:i/>
          <w:color w:val="auto"/>
        </w:rPr>
      </w:pPr>
      <w:r w:rsidRPr="00737B33">
        <w:rPr>
          <w:i/>
          <w:color w:val="auto"/>
        </w:rPr>
        <w:t>“</w:t>
      </w:r>
      <w:r w:rsidR="00FF45CF">
        <w:rPr>
          <w:i/>
        </w:rPr>
        <w:t>By actively listening and learning from the customer’s SMEs, I</w:t>
      </w:r>
      <w:r w:rsidR="00F77A1E">
        <w:rPr>
          <w:i/>
        </w:rPr>
        <w:t xml:space="preserve"> was able to build a model that yielded better results and enable the customer to achieve more.</w:t>
      </w:r>
      <w:r w:rsidRPr="00737B33">
        <w:rPr>
          <w:i/>
        </w:rPr>
        <w:t xml:space="preserve"> </w:t>
      </w:r>
      <w:r w:rsidRPr="00737B33">
        <w:rPr>
          <w:i/>
          <w:color w:val="auto"/>
        </w:rPr>
        <w:t>“</w:t>
      </w:r>
    </w:p>
    <w:p w:rsidR="007B4BC3" w:rsidDel="00647218" w:rsidRDefault="007B4BC3" w:rsidP="002D3530">
      <w:pPr>
        <w:pStyle w:val="NewsletterBody"/>
        <w:ind w:left="1080"/>
        <w:rPr>
          <w:del w:id="195" w:author="David Crook" w:date="2017-08-03T10:29:00Z"/>
          <w:color w:val="FF0000"/>
        </w:rPr>
      </w:pPr>
      <w:del w:id="196" w:author="David Crook" w:date="2017-08-03T10:29:00Z">
        <w:r w:rsidDel="00647218">
          <w:rPr>
            <w:color w:val="FF0000"/>
          </w:rPr>
          <w:delText>Yuqing Tang Quote</w:delText>
        </w:r>
      </w:del>
    </w:p>
    <w:p w:rsidR="007B4BC3" w:rsidRPr="007B4BC3" w:rsidDel="00647218" w:rsidRDefault="007B4BC3" w:rsidP="002D3530">
      <w:pPr>
        <w:pStyle w:val="NewsletterBody"/>
        <w:ind w:left="1080"/>
        <w:rPr>
          <w:del w:id="197" w:author="David Crook" w:date="2017-08-03T10:29:00Z"/>
          <w:color w:val="FF0000"/>
        </w:rPr>
      </w:pPr>
      <w:del w:id="198" w:author="David Crook" w:date="2017-08-03T10:29:00Z">
        <w:r w:rsidDel="00647218">
          <w:rPr>
            <w:color w:val="FF0000"/>
          </w:rPr>
          <w:delText>Patty Ryan Quote</w:delText>
        </w:r>
      </w:del>
    </w:p>
    <w:p w:rsidR="002D3530" w:rsidRDefault="002D3530" w:rsidP="007B4BC3">
      <w:pPr>
        <w:pStyle w:val="NewsletterBody"/>
        <w:rPr>
          <w:b/>
        </w:rPr>
      </w:pPr>
      <w:r>
        <w:rPr>
          <w:b/>
        </w:rPr>
        <w:t>Summary</w:t>
      </w:r>
    </w:p>
    <w:p w:rsidR="0080004D" w:rsidRDefault="007869C0" w:rsidP="00FF45CF">
      <w:pPr>
        <w:pStyle w:val="NewsletterBody"/>
      </w:pPr>
      <w:r>
        <w:t xml:space="preserve">This project showcased what can happen when you have strong cross company partnerships combined with cross </w:t>
      </w:r>
      <w:r>
        <w:lastRenderedPageBreak/>
        <w:t>organizational partnerships.  The final mile stones of bringing this to commercial viability with a joint go to market plan will require the same level of commitment and partnership to be successful.</w:t>
      </w:r>
    </w:p>
    <w:p w:rsidR="007869C0" w:rsidRPr="0080004D" w:rsidRDefault="007869C0" w:rsidP="00FF45CF">
      <w:pPr>
        <w:pStyle w:val="NewsletterBody"/>
        <w:rPr>
          <w:ins w:id="199" w:author="David Crook" w:date="2017-08-02T18:43:00Z"/>
          <w:rPrChange w:id="200" w:author="David Crook" w:date="2017-08-02T18:43:00Z">
            <w:rPr>
              <w:ins w:id="201" w:author="David Crook" w:date="2017-08-02T18:43:00Z"/>
              <w:b/>
            </w:rPr>
          </w:rPrChange>
        </w:rPr>
      </w:pPr>
      <w:r>
        <w:t>Should this succeed, the very face of manufacturing will be changed through an intelligent cloud and intelligent edge.</w:t>
      </w:r>
    </w:p>
    <w:p w:rsidR="0080004D" w:rsidRDefault="0080004D" w:rsidP="007B4BC3">
      <w:pPr>
        <w:pStyle w:val="NewsletterBody"/>
        <w:rPr>
          <w:ins w:id="202" w:author="David Crook" w:date="2017-08-02T18:42:00Z"/>
          <w:b/>
        </w:rPr>
      </w:pPr>
    </w:p>
    <w:p w:rsidR="0080004D" w:rsidRPr="0080004D" w:rsidRDefault="0080004D" w:rsidP="007B4BC3">
      <w:pPr>
        <w:pStyle w:val="NewsletterBody"/>
        <w:rPr>
          <w:b/>
          <w:rPrChange w:id="203" w:author="David Crook" w:date="2017-08-02T18:42:00Z">
            <w:rPr/>
          </w:rPrChange>
        </w:rPr>
      </w:pPr>
    </w:p>
    <w:sectPr w:rsidR="0080004D" w:rsidRPr="0080004D" w:rsidSect="00760E4B">
      <w:type w:val="continuous"/>
      <w:pgSz w:w="12240" w:h="15840"/>
      <w:pgMar w:top="1440" w:right="630" w:bottom="1440" w:left="72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3049" w:rsidRDefault="00303049" w:rsidP="00164F98">
      <w:r>
        <w:separator/>
      </w:r>
    </w:p>
  </w:endnote>
  <w:endnote w:type="continuationSeparator" w:id="0">
    <w:p w:rsidR="00303049" w:rsidRDefault="00303049" w:rsidP="00164F98">
      <w:r>
        <w:continuationSeparator/>
      </w:r>
    </w:p>
  </w:endnote>
  <w:endnote w:type="continuationNotice" w:id="1">
    <w:p w:rsidR="00303049" w:rsidRDefault="003030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F98" w:rsidRDefault="00164F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F98" w:rsidRDefault="00164F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F98" w:rsidRDefault="00164F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3049" w:rsidRDefault="00303049" w:rsidP="00164F98">
      <w:r>
        <w:separator/>
      </w:r>
    </w:p>
  </w:footnote>
  <w:footnote w:type="continuationSeparator" w:id="0">
    <w:p w:rsidR="00303049" w:rsidRDefault="00303049" w:rsidP="00164F98">
      <w:r>
        <w:continuationSeparator/>
      </w:r>
    </w:p>
  </w:footnote>
  <w:footnote w:type="continuationNotice" w:id="1">
    <w:p w:rsidR="00303049" w:rsidRDefault="003030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F98" w:rsidRDefault="00164F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F98" w:rsidRDefault="00164F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F98" w:rsidRDefault="00164F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63DB8"/>
    <w:multiLevelType w:val="hybridMultilevel"/>
    <w:tmpl w:val="E6B44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1751E9"/>
    <w:multiLevelType w:val="hybridMultilevel"/>
    <w:tmpl w:val="628C0E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820833"/>
    <w:multiLevelType w:val="hybridMultilevel"/>
    <w:tmpl w:val="6FD6C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6D64DC"/>
    <w:multiLevelType w:val="hybridMultilevel"/>
    <w:tmpl w:val="56485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EE517D"/>
    <w:multiLevelType w:val="hybridMultilevel"/>
    <w:tmpl w:val="FCF4C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600119"/>
    <w:multiLevelType w:val="hybridMultilevel"/>
    <w:tmpl w:val="6BAAE0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Crook">
    <w15:presenceInfo w15:providerId="None" w15:userId="David Crook"/>
  </w15:person>
  <w15:person w15:author="Gokhan Uluderya">
    <w15:presenceInfo w15:providerId="AD" w15:userId="S-1-5-21-2127521184-1604012920-1887927527-27585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622"/>
    <w:rsid w:val="0000112E"/>
    <w:rsid w:val="000023E0"/>
    <w:rsid w:val="0002471C"/>
    <w:rsid w:val="00032298"/>
    <w:rsid w:val="00034904"/>
    <w:rsid w:val="0005642F"/>
    <w:rsid w:val="0005756A"/>
    <w:rsid w:val="0007050B"/>
    <w:rsid w:val="0007075A"/>
    <w:rsid w:val="000A3A0F"/>
    <w:rsid w:val="000A7E47"/>
    <w:rsid w:val="000B1182"/>
    <w:rsid w:val="000C2D81"/>
    <w:rsid w:val="000D3907"/>
    <w:rsid w:val="000D7B3D"/>
    <w:rsid w:val="000F669B"/>
    <w:rsid w:val="001076AB"/>
    <w:rsid w:val="001149B1"/>
    <w:rsid w:val="00146C3C"/>
    <w:rsid w:val="00164876"/>
    <w:rsid w:val="00164F98"/>
    <w:rsid w:val="00174FE6"/>
    <w:rsid w:val="00181983"/>
    <w:rsid w:val="00184D9A"/>
    <w:rsid w:val="00187D39"/>
    <w:rsid w:val="001C7C78"/>
    <w:rsid w:val="002015EF"/>
    <w:rsid w:val="002322A9"/>
    <w:rsid w:val="002467FA"/>
    <w:rsid w:val="00283DF6"/>
    <w:rsid w:val="002A4535"/>
    <w:rsid w:val="002B4BD5"/>
    <w:rsid w:val="002D0702"/>
    <w:rsid w:val="002D3530"/>
    <w:rsid w:val="002F3F8F"/>
    <w:rsid w:val="002F75FE"/>
    <w:rsid w:val="00302A45"/>
    <w:rsid w:val="00303049"/>
    <w:rsid w:val="003148B6"/>
    <w:rsid w:val="0031769F"/>
    <w:rsid w:val="00376D44"/>
    <w:rsid w:val="003A390C"/>
    <w:rsid w:val="003B57E6"/>
    <w:rsid w:val="003C7D1F"/>
    <w:rsid w:val="003E564B"/>
    <w:rsid w:val="003E5896"/>
    <w:rsid w:val="003E7264"/>
    <w:rsid w:val="003F633E"/>
    <w:rsid w:val="00422B18"/>
    <w:rsid w:val="00443369"/>
    <w:rsid w:val="00446157"/>
    <w:rsid w:val="00447BD3"/>
    <w:rsid w:val="00475EED"/>
    <w:rsid w:val="0047735C"/>
    <w:rsid w:val="004860B1"/>
    <w:rsid w:val="004A1E5C"/>
    <w:rsid w:val="004A4788"/>
    <w:rsid w:val="004C315C"/>
    <w:rsid w:val="004F7589"/>
    <w:rsid w:val="004F7593"/>
    <w:rsid w:val="00506FA7"/>
    <w:rsid w:val="005176A0"/>
    <w:rsid w:val="005301DF"/>
    <w:rsid w:val="005303C0"/>
    <w:rsid w:val="00540B13"/>
    <w:rsid w:val="005514AC"/>
    <w:rsid w:val="00557852"/>
    <w:rsid w:val="005623B7"/>
    <w:rsid w:val="00563295"/>
    <w:rsid w:val="00567B1D"/>
    <w:rsid w:val="005A64E0"/>
    <w:rsid w:val="005D1560"/>
    <w:rsid w:val="005E2505"/>
    <w:rsid w:val="005F18C3"/>
    <w:rsid w:val="005F6F50"/>
    <w:rsid w:val="00603DFC"/>
    <w:rsid w:val="00610D24"/>
    <w:rsid w:val="00636A2F"/>
    <w:rsid w:val="00647218"/>
    <w:rsid w:val="00647608"/>
    <w:rsid w:val="0069673B"/>
    <w:rsid w:val="006B75D8"/>
    <w:rsid w:val="006D49E7"/>
    <w:rsid w:val="006E0513"/>
    <w:rsid w:val="006E4C6A"/>
    <w:rsid w:val="006F5358"/>
    <w:rsid w:val="00700A6E"/>
    <w:rsid w:val="007071A8"/>
    <w:rsid w:val="00707C14"/>
    <w:rsid w:val="00717272"/>
    <w:rsid w:val="00737989"/>
    <w:rsid w:val="00737B33"/>
    <w:rsid w:val="00742CD6"/>
    <w:rsid w:val="00754F02"/>
    <w:rsid w:val="00760E4B"/>
    <w:rsid w:val="0076640C"/>
    <w:rsid w:val="00767C60"/>
    <w:rsid w:val="00772C7A"/>
    <w:rsid w:val="007869C0"/>
    <w:rsid w:val="007A7F32"/>
    <w:rsid w:val="007B3EC6"/>
    <w:rsid w:val="007B4BC3"/>
    <w:rsid w:val="007D1701"/>
    <w:rsid w:val="007D5CBF"/>
    <w:rsid w:val="007E56C7"/>
    <w:rsid w:val="007F5F9D"/>
    <w:rsid w:val="0080004D"/>
    <w:rsid w:val="00803D20"/>
    <w:rsid w:val="00821526"/>
    <w:rsid w:val="0082470D"/>
    <w:rsid w:val="0083190A"/>
    <w:rsid w:val="008345F2"/>
    <w:rsid w:val="00876158"/>
    <w:rsid w:val="00882970"/>
    <w:rsid w:val="00882A5B"/>
    <w:rsid w:val="0089455A"/>
    <w:rsid w:val="008B43E2"/>
    <w:rsid w:val="008D6622"/>
    <w:rsid w:val="009039FD"/>
    <w:rsid w:val="00906CB1"/>
    <w:rsid w:val="00912DB4"/>
    <w:rsid w:val="00952296"/>
    <w:rsid w:val="0096588F"/>
    <w:rsid w:val="00966DF4"/>
    <w:rsid w:val="00982299"/>
    <w:rsid w:val="00986B07"/>
    <w:rsid w:val="00991E4F"/>
    <w:rsid w:val="009B75CD"/>
    <w:rsid w:val="009D1470"/>
    <w:rsid w:val="009D3CC3"/>
    <w:rsid w:val="009D78D2"/>
    <w:rsid w:val="009E049D"/>
    <w:rsid w:val="009E0CC0"/>
    <w:rsid w:val="009E2E6F"/>
    <w:rsid w:val="009E6525"/>
    <w:rsid w:val="00A42B79"/>
    <w:rsid w:val="00A51AAD"/>
    <w:rsid w:val="00A82709"/>
    <w:rsid w:val="00A85412"/>
    <w:rsid w:val="00A962FA"/>
    <w:rsid w:val="00AB1BAA"/>
    <w:rsid w:val="00AE4229"/>
    <w:rsid w:val="00AF5151"/>
    <w:rsid w:val="00AF5A56"/>
    <w:rsid w:val="00B00B48"/>
    <w:rsid w:val="00B20029"/>
    <w:rsid w:val="00B220EC"/>
    <w:rsid w:val="00B31522"/>
    <w:rsid w:val="00B40AC3"/>
    <w:rsid w:val="00B43559"/>
    <w:rsid w:val="00B56A3A"/>
    <w:rsid w:val="00B64871"/>
    <w:rsid w:val="00B77C12"/>
    <w:rsid w:val="00BA0715"/>
    <w:rsid w:val="00BC5F73"/>
    <w:rsid w:val="00BE5BE7"/>
    <w:rsid w:val="00BF0AD2"/>
    <w:rsid w:val="00C01C1D"/>
    <w:rsid w:val="00C0771D"/>
    <w:rsid w:val="00C16048"/>
    <w:rsid w:val="00C213EC"/>
    <w:rsid w:val="00C21BF4"/>
    <w:rsid w:val="00C4430D"/>
    <w:rsid w:val="00C66E73"/>
    <w:rsid w:val="00CA7E6B"/>
    <w:rsid w:val="00CB007F"/>
    <w:rsid w:val="00CD4E06"/>
    <w:rsid w:val="00CD68A7"/>
    <w:rsid w:val="00CF5C4E"/>
    <w:rsid w:val="00D014E1"/>
    <w:rsid w:val="00D13363"/>
    <w:rsid w:val="00D1453D"/>
    <w:rsid w:val="00D30787"/>
    <w:rsid w:val="00D31491"/>
    <w:rsid w:val="00D409EC"/>
    <w:rsid w:val="00D47727"/>
    <w:rsid w:val="00D726A4"/>
    <w:rsid w:val="00D739E9"/>
    <w:rsid w:val="00DA2BF5"/>
    <w:rsid w:val="00DD3D03"/>
    <w:rsid w:val="00DD515F"/>
    <w:rsid w:val="00DF30BB"/>
    <w:rsid w:val="00E023B5"/>
    <w:rsid w:val="00E05A2F"/>
    <w:rsid w:val="00E15AF4"/>
    <w:rsid w:val="00E26232"/>
    <w:rsid w:val="00E2772A"/>
    <w:rsid w:val="00E33169"/>
    <w:rsid w:val="00E414DE"/>
    <w:rsid w:val="00E577AB"/>
    <w:rsid w:val="00E6528C"/>
    <w:rsid w:val="00E70862"/>
    <w:rsid w:val="00E80997"/>
    <w:rsid w:val="00E93B55"/>
    <w:rsid w:val="00EB5904"/>
    <w:rsid w:val="00EC6A3E"/>
    <w:rsid w:val="00EE7674"/>
    <w:rsid w:val="00EF6910"/>
    <w:rsid w:val="00F05E2C"/>
    <w:rsid w:val="00F406C6"/>
    <w:rsid w:val="00F453F0"/>
    <w:rsid w:val="00F5252F"/>
    <w:rsid w:val="00F60669"/>
    <w:rsid w:val="00F7274D"/>
    <w:rsid w:val="00F77A1E"/>
    <w:rsid w:val="00F95333"/>
    <w:rsid w:val="00FA0C58"/>
    <w:rsid w:val="00FA11BE"/>
    <w:rsid w:val="00FA1911"/>
    <w:rsid w:val="00FA2C3C"/>
    <w:rsid w:val="00FA5997"/>
    <w:rsid w:val="00FB6565"/>
    <w:rsid w:val="00FC185F"/>
    <w:rsid w:val="00FC2DC0"/>
    <w:rsid w:val="00FC4E74"/>
    <w:rsid w:val="00FD0963"/>
    <w:rsid w:val="00FF4453"/>
    <w:rsid w:val="00FF45C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519EA3F"/>
  <w15:docId w15:val="{C4DD20CC-6D1C-4799-8646-4FE2197E3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1526"/>
    <w:rPr>
      <w:sz w:val="24"/>
      <w:szCs w:val="24"/>
    </w:rPr>
  </w:style>
  <w:style w:type="paragraph" w:styleId="Heading2">
    <w:name w:val="heading 2"/>
    <w:basedOn w:val="Normal"/>
    <w:next w:val="Normal"/>
    <w:link w:val="Heading2Char"/>
    <w:uiPriority w:val="9"/>
    <w:unhideWhenUsed/>
    <w:qFormat/>
    <w:rsid w:val="001149B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01DF"/>
    <w:rPr>
      <w:rFonts w:ascii="Tahoma" w:hAnsi="Tahoma" w:cs="Tahoma"/>
      <w:sz w:val="16"/>
      <w:szCs w:val="16"/>
    </w:rPr>
  </w:style>
  <w:style w:type="character" w:customStyle="1" w:styleId="BalloonTextChar">
    <w:name w:val="Balloon Text Char"/>
    <w:basedOn w:val="DefaultParagraphFont"/>
    <w:link w:val="BalloonText"/>
    <w:uiPriority w:val="99"/>
    <w:semiHidden/>
    <w:rsid w:val="005301DF"/>
    <w:rPr>
      <w:rFonts w:ascii="Tahoma" w:hAnsi="Tahoma" w:cs="Tahoma"/>
      <w:sz w:val="16"/>
      <w:szCs w:val="16"/>
    </w:rPr>
  </w:style>
  <w:style w:type="character" w:styleId="PlaceholderText">
    <w:name w:val="Placeholder Text"/>
    <w:basedOn w:val="DefaultParagraphFont"/>
    <w:uiPriority w:val="99"/>
    <w:semiHidden/>
    <w:rsid w:val="001149B1"/>
    <w:rPr>
      <w:color w:val="808080"/>
    </w:rPr>
  </w:style>
  <w:style w:type="character" w:customStyle="1" w:styleId="Heading2Char">
    <w:name w:val="Heading 2 Char"/>
    <w:basedOn w:val="DefaultParagraphFont"/>
    <w:link w:val="Heading2"/>
    <w:uiPriority w:val="9"/>
    <w:rsid w:val="001149B1"/>
    <w:rPr>
      <w:rFonts w:asciiTheme="majorHAnsi" w:eastAsiaTheme="majorEastAsia" w:hAnsiTheme="majorHAnsi" w:cstheme="majorBidi"/>
      <w:b/>
      <w:bCs/>
      <w:color w:val="4F81BD" w:themeColor="accent1"/>
      <w:sz w:val="26"/>
      <w:szCs w:val="26"/>
    </w:rPr>
  </w:style>
  <w:style w:type="paragraph" w:customStyle="1" w:styleId="NewsletterHeading">
    <w:name w:val="Newsletter Heading"/>
    <w:basedOn w:val="Normal"/>
    <w:qFormat/>
    <w:rsid w:val="001149B1"/>
    <w:rPr>
      <w:rFonts w:asciiTheme="majorHAnsi" w:hAnsiTheme="majorHAnsi"/>
      <w:b/>
      <w:color w:val="FFFFFF" w:themeColor="background1"/>
      <w:sz w:val="62"/>
    </w:rPr>
  </w:style>
  <w:style w:type="paragraph" w:customStyle="1" w:styleId="NewsletterSubhead">
    <w:name w:val="Newsletter Subhead"/>
    <w:basedOn w:val="Normal"/>
    <w:qFormat/>
    <w:rsid w:val="001149B1"/>
    <w:rPr>
      <w:color w:val="FFFFFF" w:themeColor="background1"/>
      <w:sz w:val="26"/>
    </w:rPr>
  </w:style>
  <w:style w:type="paragraph" w:customStyle="1" w:styleId="NewsletterHeadline">
    <w:name w:val="Newsletter Headline"/>
    <w:basedOn w:val="Normal"/>
    <w:qFormat/>
    <w:rsid w:val="00760E4B"/>
    <w:rPr>
      <w:rFonts w:asciiTheme="majorHAnsi" w:hAnsiTheme="majorHAnsi"/>
      <w:b/>
      <w:sz w:val="32"/>
    </w:rPr>
  </w:style>
  <w:style w:type="paragraph" w:customStyle="1" w:styleId="NewsletterBody">
    <w:name w:val="Newsletter Body"/>
    <w:basedOn w:val="Normal"/>
    <w:qFormat/>
    <w:rsid w:val="00F7274D"/>
    <w:pPr>
      <w:spacing w:after="200"/>
      <w:jc w:val="both"/>
    </w:pPr>
    <w:rPr>
      <w:color w:val="000000"/>
      <w:sz w:val="22"/>
    </w:rPr>
  </w:style>
  <w:style w:type="paragraph" w:customStyle="1" w:styleId="WhiteText">
    <w:name w:val="White Text"/>
    <w:basedOn w:val="Normal"/>
    <w:qFormat/>
    <w:rsid w:val="00D014E1"/>
    <w:rPr>
      <w:color w:val="FFFFFF" w:themeColor="background1"/>
      <w:sz w:val="20"/>
    </w:rPr>
  </w:style>
  <w:style w:type="paragraph" w:customStyle="1" w:styleId="CompanyName">
    <w:name w:val="Company Name"/>
    <w:basedOn w:val="NewsletterHeading"/>
    <w:qFormat/>
    <w:rsid w:val="003B57E6"/>
    <w:rPr>
      <w:sz w:val="52"/>
      <w:szCs w:val="52"/>
    </w:rPr>
  </w:style>
  <w:style w:type="paragraph" w:customStyle="1" w:styleId="NewsletterDate">
    <w:name w:val="Newsletter Date"/>
    <w:basedOn w:val="WhiteText"/>
    <w:qFormat/>
    <w:rsid w:val="00FA5997"/>
    <w:pPr>
      <w:jc w:val="right"/>
    </w:pPr>
  </w:style>
  <w:style w:type="paragraph" w:customStyle="1" w:styleId="Smallprint">
    <w:name w:val="Small print"/>
    <w:basedOn w:val="NewsletterBody"/>
    <w:qFormat/>
    <w:rsid w:val="006D49E7"/>
    <w:pPr>
      <w:jc w:val="right"/>
    </w:pPr>
    <w:rPr>
      <w:sz w:val="16"/>
      <w:szCs w:val="16"/>
    </w:rPr>
  </w:style>
  <w:style w:type="character" w:styleId="Hyperlink">
    <w:name w:val="Hyperlink"/>
    <w:basedOn w:val="DefaultParagraphFont"/>
    <w:uiPriority w:val="99"/>
    <w:unhideWhenUsed/>
    <w:rsid w:val="00184D9A"/>
    <w:rPr>
      <w:color w:val="0000FF" w:themeColor="hyperlink"/>
      <w:u w:val="single"/>
    </w:rPr>
  </w:style>
  <w:style w:type="character" w:styleId="CommentReference">
    <w:name w:val="annotation reference"/>
    <w:basedOn w:val="DefaultParagraphFont"/>
    <w:uiPriority w:val="99"/>
    <w:semiHidden/>
    <w:unhideWhenUsed/>
    <w:rsid w:val="00E05A2F"/>
    <w:rPr>
      <w:sz w:val="16"/>
      <w:szCs w:val="16"/>
    </w:rPr>
  </w:style>
  <w:style w:type="character" w:customStyle="1" w:styleId="UnresolvedMention1">
    <w:name w:val="Unresolved Mention1"/>
    <w:basedOn w:val="DefaultParagraphFont"/>
    <w:uiPriority w:val="99"/>
    <w:semiHidden/>
    <w:unhideWhenUsed/>
    <w:rsid w:val="004F7589"/>
    <w:rPr>
      <w:color w:val="808080"/>
      <w:shd w:val="clear" w:color="auto" w:fill="E6E6E6"/>
    </w:rPr>
  </w:style>
  <w:style w:type="paragraph" w:styleId="CommentText">
    <w:name w:val="annotation text"/>
    <w:basedOn w:val="Normal"/>
    <w:link w:val="CommentTextChar"/>
    <w:uiPriority w:val="99"/>
    <w:semiHidden/>
    <w:unhideWhenUsed/>
    <w:rsid w:val="00E05A2F"/>
    <w:rPr>
      <w:sz w:val="20"/>
      <w:szCs w:val="20"/>
    </w:rPr>
  </w:style>
  <w:style w:type="character" w:customStyle="1" w:styleId="CommentTextChar">
    <w:name w:val="Comment Text Char"/>
    <w:basedOn w:val="DefaultParagraphFont"/>
    <w:link w:val="CommentText"/>
    <w:uiPriority w:val="99"/>
    <w:semiHidden/>
    <w:rsid w:val="00E05A2F"/>
  </w:style>
  <w:style w:type="paragraph" w:styleId="CommentSubject">
    <w:name w:val="annotation subject"/>
    <w:basedOn w:val="CommentText"/>
    <w:next w:val="CommentText"/>
    <w:link w:val="CommentSubjectChar"/>
    <w:uiPriority w:val="99"/>
    <w:semiHidden/>
    <w:unhideWhenUsed/>
    <w:rsid w:val="00E05A2F"/>
    <w:rPr>
      <w:b/>
      <w:bCs/>
    </w:rPr>
  </w:style>
  <w:style w:type="character" w:customStyle="1" w:styleId="CommentSubjectChar">
    <w:name w:val="Comment Subject Char"/>
    <w:basedOn w:val="CommentTextChar"/>
    <w:link w:val="CommentSubject"/>
    <w:uiPriority w:val="99"/>
    <w:semiHidden/>
    <w:rsid w:val="00E05A2F"/>
    <w:rPr>
      <w:b/>
      <w:bCs/>
    </w:rPr>
  </w:style>
  <w:style w:type="paragraph" w:styleId="Header">
    <w:name w:val="header"/>
    <w:basedOn w:val="Normal"/>
    <w:link w:val="HeaderChar"/>
    <w:uiPriority w:val="99"/>
    <w:unhideWhenUsed/>
    <w:rsid w:val="00164F98"/>
    <w:pPr>
      <w:tabs>
        <w:tab w:val="center" w:pos="4680"/>
        <w:tab w:val="right" w:pos="9360"/>
      </w:tabs>
    </w:pPr>
  </w:style>
  <w:style w:type="character" w:customStyle="1" w:styleId="HeaderChar">
    <w:name w:val="Header Char"/>
    <w:basedOn w:val="DefaultParagraphFont"/>
    <w:link w:val="Header"/>
    <w:uiPriority w:val="99"/>
    <w:rsid w:val="00164F98"/>
    <w:rPr>
      <w:sz w:val="24"/>
      <w:szCs w:val="24"/>
    </w:rPr>
  </w:style>
  <w:style w:type="paragraph" w:styleId="Footer">
    <w:name w:val="footer"/>
    <w:basedOn w:val="Normal"/>
    <w:link w:val="FooterChar"/>
    <w:uiPriority w:val="99"/>
    <w:unhideWhenUsed/>
    <w:rsid w:val="00164F98"/>
    <w:pPr>
      <w:tabs>
        <w:tab w:val="center" w:pos="4680"/>
        <w:tab w:val="right" w:pos="9360"/>
      </w:tabs>
    </w:pPr>
  </w:style>
  <w:style w:type="character" w:customStyle="1" w:styleId="FooterChar">
    <w:name w:val="Footer Char"/>
    <w:basedOn w:val="DefaultParagraphFont"/>
    <w:link w:val="Footer"/>
    <w:uiPriority w:val="99"/>
    <w:rsid w:val="00164F9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299511">
      <w:bodyDiv w:val="1"/>
      <w:marLeft w:val="0"/>
      <w:marRight w:val="0"/>
      <w:marTop w:val="0"/>
      <w:marBottom w:val="0"/>
      <w:divBdr>
        <w:top w:val="none" w:sz="0" w:space="0" w:color="auto"/>
        <w:left w:val="none" w:sz="0" w:space="0" w:color="auto"/>
        <w:bottom w:val="none" w:sz="0" w:space="0" w:color="auto"/>
        <w:right w:val="none" w:sz="0" w:space="0" w:color="auto"/>
      </w:divBdr>
    </w:div>
    <w:div w:id="794249940">
      <w:bodyDiv w:val="1"/>
      <w:marLeft w:val="0"/>
      <w:marRight w:val="0"/>
      <w:marTop w:val="0"/>
      <w:marBottom w:val="0"/>
      <w:divBdr>
        <w:top w:val="none" w:sz="0" w:space="0" w:color="auto"/>
        <w:left w:val="none" w:sz="0" w:space="0" w:color="auto"/>
        <w:bottom w:val="none" w:sz="0" w:space="0" w:color="auto"/>
        <w:right w:val="none" w:sz="0" w:space="0" w:color="auto"/>
      </w:divBdr>
    </w:div>
    <w:div w:id="794372630">
      <w:bodyDiv w:val="1"/>
      <w:marLeft w:val="0"/>
      <w:marRight w:val="0"/>
      <w:marTop w:val="0"/>
      <w:marBottom w:val="0"/>
      <w:divBdr>
        <w:top w:val="none" w:sz="0" w:space="0" w:color="auto"/>
        <w:left w:val="none" w:sz="0" w:space="0" w:color="auto"/>
        <w:bottom w:val="none" w:sz="0" w:space="0" w:color="auto"/>
        <w:right w:val="none" w:sz="0" w:space="0" w:color="auto"/>
      </w:divBdr>
    </w:div>
    <w:div w:id="10160075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cid:image001.png@01D30B88.F23ABD70"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1.jpeg"/><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cid:image002.jpg@01D30938.404E7AE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Crook\AppData\Roaming\Microsoft\Templates\Weekly%20news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33CC1DE7A2B49448D584EBD1CA70480"/>
        <w:category>
          <w:name w:val="General"/>
          <w:gallery w:val="placeholder"/>
        </w:category>
        <w:types>
          <w:type w:val="bbPlcHdr"/>
        </w:types>
        <w:behaviors>
          <w:behavior w:val="content"/>
        </w:behaviors>
        <w:guid w:val="{02956238-C6D4-4707-B7B3-5DBDFD795B11}"/>
      </w:docPartPr>
      <w:docPartBody>
        <w:p w:rsidR="00693F33" w:rsidRDefault="00693F33">
          <w:pPr>
            <w:pStyle w:val="E33CC1DE7A2B49448D584EBD1CA70480"/>
          </w:pPr>
          <w:r w:rsidRPr="00C1212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F33"/>
    <w:rsid w:val="00693F33"/>
    <w:rsid w:val="00B0169B"/>
    <w:rsid w:val="00EC4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E33CC1DE7A2B49448D584EBD1CA70480">
    <w:name w:val="E33CC1DE7A2B49448D584EBD1CA70480"/>
  </w:style>
  <w:style w:type="paragraph" w:customStyle="1" w:styleId="78D42916DE094AE8828A267AD086FD11">
    <w:name w:val="78D42916DE094AE8828A267AD086FD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56301676-49af-4561-9c63-1598ce552aed">
      <UserInfo>
        <DisplayName>Gokhan Uluderya</DisplayName>
        <AccountId>19</AccountId>
        <AccountType/>
      </UserInfo>
      <UserInfo>
        <DisplayName>Mustafa Kasap</DisplayName>
        <AccountId>20</AccountId>
        <AccountType/>
      </UserInfo>
    </SharedWithUsers>
    <LastSharedByUser xmlns="56301676-49af-4561-9c63-1598ce552aed">dacrook@microsoft.com</LastSharedByUser>
    <LastSharedByTime xmlns="56301676-49af-4561-9c63-1598ce552aed">2017-08-03T02:13:19+00:00</LastSharedByTim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9698585181EB5479CFF7A425E9EDD46" ma:contentTypeVersion="8" ma:contentTypeDescription="Create a new document." ma:contentTypeScope="" ma:versionID="a20912099b9a699a612bb3714ad19c8f">
  <xsd:schema xmlns:xsd="http://www.w3.org/2001/XMLSchema" xmlns:xs="http://www.w3.org/2001/XMLSchema" xmlns:p="http://schemas.microsoft.com/office/2006/metadata/properties" xmlns:ns1="http://schemas.microsoft.com/sharepoint/v3" xmlns:ns2="56301676-49af-4561-9c63-1598ce552aed" xmlns:ns3="08b272ec-55ac-4367-9e28-d88a852df110" targetNamespace="http://schemas.microsoft.com/office/2006/metadata/properties" ma:root="true" ma:fieldsID="78130f9b9c8ddb96efc291f9a807cb00" ns1:_="" ns2:_="" ns3:_="">
    <xsd:import namespace="http://schemas.microsoft.com/sharepoint/v3"/>
    <xsd:import namespace="56301676-49af-4561-9c63-1598ce552aed"/>
    <xsd:import namespace="08b272ec-55ac-4367-9e28-d88a852df110"/>
    <xsd:element name="properties">
      <xsd:complexType>
        <xsd:sequence>
          <xsd:element name="documentManagement">
            <xsd:complexType>
              <xsd:all>
                <xsd:element ref="ns1:_ip_UnifiedCompliancePolicyProperties" minOccurs="0"/>
                <xsd:element ref="ns1:_ip_UnifiedCompliancePolicyUIAction" minOccurs="0"/>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description="" ma:hidden="true" ma:internalName="_ip_UnifiedCompliancePolicyProperties">
      <xsd:simpleType>
        <xsd:restriction base="dms:Note"/>
      </xsd:simpleType>
    </xsd:element>
    <xsd:element name="_ip_UnifiedCompliancePolicyUIAction" ma:index="9"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301676-49af-4561-9c63-1598ce552aed"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LastSharedByUser" ma:index="12" nillable="true" ma:displayName="Last Shared By User" ma:description="" ma:hidden="true" ma:internalName="LastSharedByUser" ma:readOnly="true">
      <xsd:simpleType>
        <xsd:restriction base="dms:Note"/>
      </xsd:simpleType>
    </xsd:element>
    <xsd:element name="LastSharedByTime" ma:index="13" nillable="true" ma:displayName="Last Shared By Time" ma:description=""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8b272ec-55ac-4367-9e28-d88a852df110" elementFormDefault="qualified">
    <xsd:import namespace="http://schemas.microsoft.com/office/2006/documentManagement/types"/>
    <xsd:import namespace="http://schemas.microsoft.com/office/infopath/2007/PartnerControls"/>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D8500-804A-4FDA-93A7-DD5CDA2B5BF9}">
  <ds:schemaRefs>
    <ds:schemaRef ds:uri="http://schemas.microsoft.com/office/2006/metadata/properties"/>
    <ds:schemaRef ds:uri="http://schemas.microsoft.com/office/infopath/2007/PartnerControls"/>
    <ds:schemaRef ds:uri="http://schemas.microsoft.com/sharepoint/v3"/>
    <ds:schemaRef ds:uri="56301676-49af-4561-9c63-1598ce552aed"/>
  </ds:schemaRefs>
</ds:datastoreItem>
</file>

<file path=customXml/itemProps2.xml><?xml version="1.0" encoding="utf-8"?>
<ds:datastoreItem xmlns:ds="http://schemas.openxmlformats.org/officeDocument/2006/customXml" ds:itemID="{6F77B1E0-CF2D-483B-9D45-0C25289ED1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6301676-49af-4561-9c63-1598ce552aed"/>
    <ds:schemaRef ds:uri="08b272ec-55ac-4367-9e28-d88a852df1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C75115-32C5-4422-BD46-21C59677FDB2}">
  <ds:schemaRefs>
    <ds:schemaRef ds:uri="http://schemas.microsoft.com/sharepoint/v3/contenttype/forms"/>
  </ds:schemaRefs>
</ds:datastoreItem>
</file>

<file path=customXml/itemProps4.xml><?xml version="1.0" encoding="utf-8"?>
<ds:datastoreItem xmlns:ds="http://schemas.openxmlformats.org/officeDocument/2006/customXml" ds:itemID="{325DEC48-DD5A-4B9C-8C5D-926601CB1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Weekly newsletter</Template>
  <TotalTime>214</TotalTime>
  <Pages>4</Pages>
  <Words>1804</Words>
  <Characters>10286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Newsletter</vt:lpstr>
    </vt:vector>
  </TitlesOfParts>
  <Company/>
  <LinksUpToDate>false</LinksUpToDate>
  <CharactersWithSpaces>12066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Newsletter</dc:title>
  <dc:subject/>
  <dc:creator>DrCrook</dc:creator>
  <cp:keywords/>
  <dc:description/>
  <cp:lastModifiedBy>David Crook</cp:lastModifiedBy>
  <cp:revision>8</cp:revision>
  <cp:lastPrinted>2008-09-26T23:14:00Z</cp:lastPrinted>
  <dcterms:created xsi:type="dcterms:W3CDTF">2018-11-20T13:58:00Z</dcterms:created>
  <dcterms:modified xsi:type="dcterms:W3CDTF">2018-11-20T17:32:00Z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TC103360279990</vt:lpwstr>
  </property>
  <property fmtid="{D5CDD505-2E9C-101B-9397-08002B2CF9AE}" pid="3" name="ContentTypeId">
    <vt:lpwstr>0x01010089698585181EB5479CFF7A425E9EDD46</vt:lpwstr>
  </property>
  <property fmtid="{D5CDD505-2E9C-101B-9397-08002B2CF9AE}" pid="4" name="MSIP_Label_f42aa342-8706-4288-bd11-ebb85995028c_Enabled">
    <vt:lpwstr>True</vt:lpwstr>
  </property>
  <property fmtid="{D5CDD505-2E9C-101B-9397-08002B2CF9AE}" pid="5" name="MSIP_Label_f42aa342-8706-4288-bd11-ebb85995028c_SiteId">
    <vt:lpwstr>72f988bf-86f1-41af-91ab-2d7cd011db47</vt:lpwstr>
  </property>
  <property fmtid="{D5CDD505-2E9C-101B-9397-08002B2CF9AE}" pid="6" name="MSIP_Label_f42aa342-8706-4288-bd11-ebb85995028c_Ref">
    <vt:lpwstr>https://api.informationprotection.azure.com/api/72f988bf-86f1-41af-91ab-2d7cd011db47</vt:lpwstr>
  </property>
  <property fmtid="{D5CDD505-2E9C-101B-9397-08002B2CF9AE}" pid="7" name="MSIP_Label_f42aa342-8706-4288-bd11-ebb85995028c_Owner">
    <vt:lpwstr>gokhanu@microsoft.com</vt:lpwstr>
  </property>
  <property fmtid="{D5CDD505-2E9C-101B-9397-08002B2CF9AE}" pid="8" name="MSIP_Label_f42aa342-8706-4288-bd11-ebb85995028c_SetDate">
    <vt:lpwstr>2017-08-02T17:05:56.5755079-04:00</vt:lpwstr>
  </property>
  <property fmtid="{D5CDD505-2E9C-101B-9397-08002B2CF9AE}" pid="9" name="MSIP_Label_f42aa342-8706-4288-bd11-ebb85995028c_Name">
    <vt:lpwstr>General</vt:lpwstr>
  </property>
  <property fmtid="{D5CDD505-2E9C-101B-9397-08002B2CF9AE}" pid="10" name="MSIP_Label_f42aa342-8706-4288-bd11-ebb85995028c_Application">
    <vt:lpwstr>Microsoft Azure Information Protection</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ies>
</file>